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99C018" w14:textId="400B9066" w:rsidR="00BA23B8" w:rsidRPr="003C1719" w:rsidRDefault="00BA23B8" w:rsidP="007E2985">
      <w:pPr>
        <w:autoSpaceDE w:val="0"/>
        <w:autoSpaceDN w:val="0"/>
        <w:adjustRightInd w:val="0"/>
        <w:spacing w:after="120" w:line="240" w:lineRule="auto"/>
        <w:jc w:val="center"/>
        <w:rPr>
          <w:rFonts w:cs="MinionPro-Regular"/>
          <w:b/>
          <w:color w:val="548DD4" w:themeColor="text2" w:themeTint="99"/>
          <w:sz w:val="36"/>
          <w:szCs w:val="36"/>
        </w:rPr>
      </w:pPr>
      <w:bookmarkStart w:id="0" w:name="_GoBack"/>
      <w:bookmarkEnd w:id="0"/>
      <w:r w:rsidRPr="003C1719">
        <w:rPr>
          <w:rFonts w:cs="MinionPro-Regular"/>
          <w:b/>
          <w:color w:val="548DD4" w:themeColor="text2" w:themeTint="99"/>
          <w:sz w:val="36"/>
          <w:szCs w:val="36"/>
        </w:rPr>
        <w:t xml:space="preserve">NOAA Fisheries Priorities and Annual Guidance for </w:t>
      </w:r>
      <w:del w:id="1" w:author="Richard Merrick" w:date="2015-06-14T14:53:00Z">
        <w:r w:rsidRPr="003C1719" w:rsidDel="00CD7965">
          <w:rPr>
            <w:rFonts w:cs="MinionPro-Regular"/>
            <w:b/>
            <w:color w:val="548DD4" w:themeColor="text2" w:themeTint="99"/>
            <w:sz w:val="36"/>
            <w:szCs w:val="36"/>
          </w:rPr>
          <w:delText>201</w:delText>
        </w:r>
        <w:r w:rsidR="00B1089A" w:rsidDel="00CD7965">
          <w:rPr>
            <w:rFonts w:cs="MinionPro-Regular"/>
            <w:b/>
            <w:color w:val="548DD4" w:themeColor="text2" w:themeTint="99"/>
            <w:sz w:val="36"/>
            <w:szCs w:val="36"/>
          </w:rPr>
          <w:delText>5</w:delText>
        </w:r>
      </w:del>
      <w:ins w:id="2" w:author="Richard Merrick" w:date="2015-06-14T14:53:00Z">
        <w:r w:rsidR="00CD7965">
          <w:rPr>
            <w:rFonts w:cs="MinionPro-Regular"/>
            <w:b/>
            <w:color w:val="548DD4" w:themeColor="text2" w:themeTint="99"/>
            <w:sz w:val="36"/>
            <w:szCs w:val="36"/>
          </w:rPr>
          <w:t>2016</w:t>
        </w:r>
      </w:ins>
    </w:p>
    <w:p w14:paraId="1B6B569A" w14:textId="77777777" w:rsidR="004B4D27" w:rsidRDefault="004B4D27" w:rsidP="00BC59EE">
      <w:pPr>
        <w:spacing w:after="0" w:line="240" w:lineRule="auto"/>
        <w:rPr>
          <w:rFonts w:cs="MinionPro-Regular"/>
          <w:sz w:val="24"/>
          <w:szCs w:val="24"/>
        </w:rPr>
      </w:pPr>
    </w:p>
    <w:p w14:paraId="7FE60B69" w14:textId="16037720" w:rsidR="0035761F" w:rsidRPr="004B4D27" w:rsidRDefault="0035761F" w:rsidP="0035761F">
      <w:pPr>
        <w:spacing w:after="0" w:line="240" w:lineRule="auto"/>
      </w:pPr>
      <w:r w:rsidRPr="003C1719">
        <w:rPr>
          <w:rFonts w:cs="MinionPro-Regular"/>
          <w:sz w:val="24"/>
          <w:szCs w:val="24"/>
        </w:rPr>
        <w:t xml:space="preserve">This </w:t>
      </w:r>
      <w:r>
        <w:rPr>
          <w:rFonts w:cs="MinionPro-Regular"/>
          <w:sz w:val="24"/>
          <w:szCs w:val="24"/>
        </w:rPr>
        <w:t xml:space="preserve">document provides </w:t>
      </w:r>
      <w:r w:rsidRPr="003C1719">
        <w:rPr>
          <w:rFonts w:cs="MinionPro-Regular"/>
          <w:sz w:val="24"/>
          <w:szCs w:val="24"/>
        </w:rPr>
        <w:t xml:space="preserve">guidance to all NOAA Fisheries employees </w:t>
      </w:r>
      <w:r>
        <w:rPr>
          <w:rFonts w:cs="MinionPro-Regular"/>
          <w:sz w:val="24"/>
          <w:szCs w:val="24"/>
        </w:rPr>
        <w:t xml:space="preserve">in executing our mission responsibilities. </w:t>
      </w:r>
      <w:r w:rsidRPr="003C1719">
        <w:rPr>
          <w:rFonts w:cs="MinionPro-Regular"/>
          <w:sz w:val="24"/>
          <w:szCs w:val="24"/>
        </w:rPr>
        <w:t>The priorities described below consider NOAA Fisheries’ core mission functions in the context of current fiscal conditions</w:t>
      </w:r>
      <w:r>
        <w:rPr>
          <w:rFonts w:cs="MinionPro-Regular"/>
          <w:sz w:val="24"/>
          <w:szCs w:val="24"/>
        </w:rPr>
        <w:t>.</w:t>
      </w:r>
      <w:r w:rsidRPr="003C1719">
        <w:rPr>
          <w:rFonts w:cs="MinionPro-Regular"/>
          <w:sz w:val="24"/>
          <w:szCs w:val="24"/>
        </w:rPr>
        <w:t xml:space="preserve"> </w:t>
      </w:r>
      <w:r>
        <w:rPr>
          <w:rFonts w:cs="MinionPro-Regular"/>
          <w:sz w:val="24"/>
          <w:szCs w:val="24"/>
        </w:rPr>
        <w:t>These priorities are</w:t>
      </w:r>
      <w:r w:rsidRPr="003C1719">
        <w:rPr>
          <w:rFonts w:cs="MinionPro-Regular"/>
          <w:sz w:val="24"/>
          <w:szCs w:val="24"/>
        </w:rPr>
        <w:t xml:space="preserve"> intended to guide </w:t>
      </w:r>
      <w:r>
        <w:rPr>
          <w:rFonts w:cs="MinionPro-Regular"/>
          <w:sz w:val="24"/>
          <w:szCs w:val="24"/>
        </w:rPr>
        <w:t xml:space="preserve">the development and execution of the FY </w:t>
      </w:r>
      <w:del w:id="3" w:author="Richard Merrick" w:date="2015-06-14T14:53:00Z">
        <w:r w:rsidDel="00CD7965">
          <w:rPr>
            <w:rFonts w:cs="MinionPro-Regular"/>
            <w:sz w:val="24"/>
            <w:szCs w:val="24"/>
          </w:rPr>
          <w:delText>2015</w:delText>
        </w:r>
      </w:del>
      <w:ins w:id="4" w:author="Richard Merrick" w:date="2015-06-14T14:53:00Z">
        <w:r w:rsidR="00CD7965">
          <w:rPr>
            <w:rFonts w:cs="MinionPro-Regular"/>
            <w:sz w:val="24"/>
            <w:szCs w:val="24"/>
          </w:rPr>
          <w:t>2016</w:t>
        </w:r>
      </w:ins>
      <w:r>
        <w:rPr>
          <w:rFonts w:cs="MinionPro-Regular"/>
          <w:sz w:val="24"/>
          <w:szCs w:val="24"/>
        </w:rPr>
        <w:t xml:space="preserve"> Annual Operating Plan by establishing a framework for development of FY </w:t>
      </w:r>
      <w:del w:id="5" w:author="Richard Merrick" w:date="2015-06-14T14:53:00Z">
        <w:r w:rsidDel="00CD7965">
          <w:rPr>
            <w:rFonts w:cs="MinionPro-Regular"/>
            <w:sz w:val="24"/>
            <w:szCs w:val="24"/>
          </w:rPr>
          <w:delText>2015</w:delText>
        </w:r>
      </w:del>
      <w:ins w:id="6" w:author="Richard Merrick" w:date="2015-06-14T14:53:00Z">
        <w:r w:rsidR="00CD7965">
          <w:rPr>
            <w:rFonts w:cs="MinionPro-Regular"/>
            <w:sz w:val="24"/>
            <w:szCs w:val="24"/>
          </w:rPr>
          <w:t>2016</w:t>
        </w:r>
      </w:ins>
      <w:r>
        <w:rPr>
          <w:rFonts w:cs="MinionPro-Regular"/>
          <w:sz w:val="24"/>
          <w:szCs w:val="24"/>
        </w:rPr>
        <w:t xml:space="preserve"> priority milestones</w:t>
      </w:r>
      <w:r w:rsidR="007C38E3">
        <w:rPr>
          <w:rFonts w:cs="MinionPro-Regular"/>
          <w:sz w:val="24"/>
          <w:szCs w:val="24"/>
        </w:rPr>
        <w:t xml:space="preserve">.  They will </w:t>
      </w:r>
      <w:r>
        <w:rPr>
          <w:rFonts w:cs="MinionPro-Regular"/>
          <w:sz w:val="24"/>
          <w:szCs w:val="24"/>
        </w:rPr>
        <w:t>promot</w:t>
      </w:r>
      <w:r w:rsidR="007C38E3">
        <w:rPr>
          <w:rFonts w:cs="MinionPro-Regular"/>
          <w:sz w:val="24"/>
          <w:szCs w:val="24"/>
        </w:rPr>
        <w:t>e</w:t>
      </w:r>
      <w:r>
        <w:rPr>
          <w:rFonts w:cs="MinionPro-Regular"/>
          <w:sz w:val="24"/>
          <w:szCs w:val="24"/>
        </w:rPr>
        <w:t xml:space="preserve"> effective and efficient planning, management, and execution over the next 5 years. </w:t>
      </w:r>
    </w:p>
    <w:p w14:paraId="3750C790" w14:textId="77777777" w:rsidR="0035761F" w:rsidRDefault="0035761F" w:rsidP="0035761F">
      <w:pPr>
        <w:autoSpaceDE w:val="0"/>
        <w:autoSpaceDN w:val="0"/>
        <w:adjustRightInd w:val="0"/>
        <w:spacing w:after="0" w:line="240" w:lineRule="auto"/>
        <w:rPr>
          <w:highlight w:val="yellow"/>
        </w:rPr>
      </w:pPr>
    </w:p>
    <w:p w14:paraId="3104A213" w14:textId="2D3D6210" w:rsidR="009C7FCE" w:rsidRDefault="00BC59EE" w:rsidP="004B4D27">
      <w:pPr>
        <w:spacing w:after="0" w:line="240" w:lineRule="auto"/>
        <w:rPr>
          <w:rFonts w:cs="MinionPro-Regular"/>
          <w:sz w:val="24"/>
          <w:szCs w:val="24"/>
        </w:rPr>
      </w:pPr>
      <w:r>
        <w:rPr>
          <w:rFonts w:cs="MinionPro-Regular"/>
          <w:sz w:val="24"/>
          <w:szCs w:val="24"/>
        </w:rPr>
        <w:t xml:space="preserve">In FY </w:t>
      </w:r>
      <w:del w:id="7" w:author="Richard Merrick" w:date="2015-06-14T14:53:00Z">
        <w:r w:rsidDel="00CD7965">
          <w:rPr>
            <w:rFonts w:cs="MinionPro-Regular"/>
            <w:sz w:val="24"/>
            <w:szCs w:val="24"/>
          </w:rPr>
          <w:delText>2015</w:delText>
        </w:r>
      </w:del>
      <w:ins w:id="8" w:author="Richard Merrick" w:date="2015-06-14T14:53:00Z">
        <w:r w:rsidR="00CD7965">
          <w:rPr>
            <w:rFonts w:cs="MinionPro-Regular"/>
            <w:sz w:val="24"/>
            <w:szCs w:val="24"/>
          </w:rPr>
          <w:t>2016</w:t>
        </w:r>
      </w:ins>
      <w:r>
        <w:rPr>
          <w:rFonts w:cs="MinionPro-Regular"/>
          <w:sz w:val="24"/>
          <w:szCs w:val="24"/>
        </w:rPr>
        <w:t xml:space="preserve"> </w:t>
      </w:r>
      <w:r w:rsidR="004F2FA2" w:rsidRPr="004F2FA2">
        <w:rPr>
          <w:rFonts w:cs="MinionPro-Regular"/>
          <w:sz w:val="24"/>
          <w:szCs w:val="24"/>
        </w:rPr>
        <w:t>NOAA Fisheries</w:t>
      </w:r>
      <w:r w:rsidR="004F2FA2">
        <w:rPr>
          <w:rFonts w:cs="MinionPro-Regular"/>
          <w:sz w:val="24"/>
          <w:szCs w:val="24"/>
        </w:rPr>
        <w:t xml:space="preserve"> </w:t>
      </w:r>
      <w:r>
        <w:rPr>
          <w:rFonts w:cs="MinionPro-Regular"/>
          <w:sz w:val="24"/>
          <w:szCs w:val="24"/>
        </w:rPr>
        <w:t xml:space="preserve">will </w:t>
      </w:r>
      <w:r w:rsidR="007E4AAF">
        <w:rPr>
          <w:rFonts w:cs="MinionPro-Regular"/>
          <w:sz w:val="24"/>
          <w:szCs w:val="24"/>
        </w:rPr>
        <w:t>continue</w:t>
      </w:r>
      <w:r>
        <w:rPr>
          <w:rFonts w:cs="MinionPro-Regular"/>
          <w:sz w:val="24"/>
          <w:szCs w:val="24"/>
        </w:rPr>
        <w:t xml:space="preserve"> </w:t>
      </w:r>
      <w:r w:rsidR="00C47BBB">
        <w:rPr>
          <w:rFonts w:cs="MinionPro-Regular"/>
          <w:sz w:val="24"/>
          <w:szCs w:val="24"/>
        </w:rPr>
        <w:t xml:space="preserve">to </w:t>
      </w:r>
      <w:r w:rsidR="007E4AAF">
        <w:rPr>
          <w:rFonts w:cs="MinionPro-Regular"/>
          <w:sz w:val="24"/>
          <w:szCs w:val="24"/>
        </w:rPr>
        <w:t>advanc</w:t>
      </w:r>
      <w:r w:rsidR="00C47BBB">
        <w:rPr>
          <w:rFonts w:cs="MinionPro-Regular"/>
          <w:sz w:val="24"/>
          <w:szCs w:val="24"/>
        </w:rPr>
        <w:t xml:space="preserve">e </w:t>
      </w:r>
      <w:r w:rsidR="007E4AAF">
        <w:rPr>
          <w:rFonts w:cs="MinionPro-Regular"/>
          <w:sz w:val="24"/>
          <w:szCs w:val="24"/>
        </w:rPr>
        <w:t>efforts</w:t>
      </w:r>
      <w:r w:rsidR="009334DA">
        <w:rPr>
          <w:rFonts w:cs="MinionPro-Regular"/>
          <w:sz w:val="24"/>
          <w:szCs w:val="24"/>
        </w:rPr>
        <w:t xml:space="preserve"> to</w:t>
      </w:r>
      <w:r w:rsidR="00C47BBB">
        <w:rPr>
          <w:rFonts w:cs="MinionPro-Regular"/>
          <w:sz w:val="24"/>
          <w:szCs w:val="24"/>
        </w:rPr>
        <w:t xml:space="preserve"> </w:t>
      </w:r>
      <w:r w:rsidR="007E4AAF">
        <w:rPr>
          <w:rFonts w:cs="MinionPro-Regular"/>
          <w:sz w:val="24"/>
          <w:szCs w:val="24"/>
        </w:rPr>
        <w:t>support</w:t>
      </w:r>
      <w:r w:rsidR="00DE1A41" w:rsidRPr="003C1719">
        <w:rPr>
          <w:rFonts w:cs="MinionPro-Regular"/>
          <w:sz w:val="24"/>
          <w:szCs w:val="24"/>
        </w:rPr>
        <w:t xml:space="preserve"> productive</w:t>
      </w:r>
      <w:r w:rsidR="00414FE4">
        <w:rPr>
          <w:rFonts w:cs="MinionPro-Regular"/>
          <w:sz w:val="24"/>
          <w:szCs w:val="24"/>
        </w:rPr>
        <w:t xml:space="preserve"> and sustainable</w:t>
      </w:r>
      <w:r w:rsidR="00DE1A41" w:rsidRPr="003C1719">
        <w:rPr>
          <w:rFonts w:cs="MinionPro-Regular"/>
          <w:sz w:val="24"/>
          <w:szCs w:val="24"/>
        </w:rPr>
        <w:t xml:space="preserve"> fisheries, </w:t>
      </w:r>
      <w:r w:rsidR="00C47BBB">
        <w:rPr>
          <w:rFonts w:cs="MinionPro-Regular"/>
          <w:sz w:val="24"/>
          <w:szCs w:val="24"/>
        </w:rPr>
        <w:t xml:space="preserve">uphold </w:t>
      </w:r>
      <w:r w:rsidR="00171056" w:rsidRPr="00FC39DC">
        <w:rPr>
          <w:rFonts w:cs="MinionPro-Regular"/>
          <w:sz w:val="24"/>
          <w:szCs w:val="24"/>
        </w:rPr>
        <w:t>seafood</w:t>
      </w:r>
      <w:r w:rsidR="00C47BBB">
        <w:rPr>
          <w:rFonts w:cs="MinionPro-Regular"/>
          <w:sz w:val="24"/>
          <w:szCs w:val="24"/>
        </w:rPr>
        <w:t xml:space="preserve"> safety</w:t>
      </w:r>
      <w:r w:rsidR="00DE1A41" w:rsidRPr="003C1719">
        <w:rPr>
          <w:rFonts w:cs="MinionPro-Regular"/>
          <w:sz w:val="24"/>
          <w:szCs w:val="24"/>
        </w:rPr>
        <w:t xml:space="preserve">, </w:t>
      </w:r>
      <w:r w:rsidR="009334DA">
        <w:rPr>
          <w:rFonts w:cs="MinionPro-Regular"/>
          <w:sz w:val="24"/>
          <w:szCs w:val="24"/>
        </w:rPr>
        <w:t>i</w:t>
      </w:r>
      <w:r w:rsidR="00C47BBB">
        <w:rPr>
          <w:rFonts w:cs="MinionPro-Regular"/>
          <w:sz w:val="24"/>
          <w:szCs w:val="24"/>
        </w:rPr>
        <w:t>mprove</w:t>
      </w:r>
      <w:r>
        <w:rPr>
          <w:rFonts w:cs="MinionPro-Regular"/>
          <w:sz w:val="24"/>
          <w:szCs w:val="24"/>
        </w:rPr>
        <w:t xml:space="preserve"> </w:t>
      </w:r>
      <w:r w:rsidR="00DE1A41" w:rsidRPr="003C1719">
        <w:rPr>
          <w:rFonts w:cs="MinionPro-Regular"/>
          <w:sz w:val="24"/>
          <w:szCs w:val="24"/>
        </w:rPr>
        <w:t xml:space="preserve">the recovery and conservation of protected resources, and </w:t>
      </w:r>
      <w:r w:rsidR="00210158">
        <w:rPr>
          <w:rFonts w:cs="MinionPro-Regular"/>
          <w:sz w:val="24"/>
          <w:szCs w:val="24"/>
        </w:rPr>
        <w:t>promot</w:t>
      </w:r>
      <w:r w:rsidR="00C47BBB">
        <w:rPr>
          <w:rFonts w:cs="MinionPro-Regular"/>
          <w:sz w:val="24"/>
          <w:szCs w:val="24"/>
        </w:rPr>
        <w:t>e</w:t>
      </w:r>
      <w:r w:rsidR="00210158">
        <w:rPr>
          <w:rFonts w:cs="MinionPro-Regular"/>
          <w:sz w:val="24"/>
          <w:szCs w:val="24"/>
        </w:rPr>
        <w:t xml:space="preserve"> </w:t>
      </w:r>
      <w:r w:rsidR="00DE1A41" w:rsidRPr="003C1719">
        <w:rPr>
          <w:rFonts w:cs="MinionPro-Regular"/>
          <w:sz w:val="24"/>
          <w:szCs w:val="24"/>
        </w:rPr>
        <w:t>healthy ecosystems</w:t>
      </w:r>
      <w:r>
        <w:rPr>
          <w:rFonts w:cs="MinionPro-Regular"/>
          <w:sz w:val="24"/>
          <w:szCs w:val="24"/>
        </w:rPr>
        <w:t xml:space="preserve">. </w:t>
      </w:r>
      <w:r w:rsidR="00C47BBB">
        <w:rPr>
          <w:rFonts w:cs="MinionPro-Regular"/>
          <w:sz w:val="24"/>
          <w:szCs w:val="24"/>
        </w:rPr>
        <w:t>Key elements of these services are the economic, societal, and environmental benefits they provide the nation</w:t>
      </w:r>
      <w:r w:rsidR="00C47BBB" w:rsidRPr="003C1719">
        <w:rPr>
          <w:rFonts w:cs="MinionPro-Regular"/>
          <w:sz w:val="24"/>
          <w:szCs w:val="24"/>
        </w:rPr>
        <w:t>.</w:t>
      </w:r>
      <w:r w:rsidR="00C47BBB">
        <w:rPr>
          <w:rFonts w:cs="MinionPro-Regular"/>
          <w:sz w:val="24"/>
          <w:szCs w:val="24"/>
        </w:rPr>
        <w:t xml:space="preserve"> </w:t>
      </w:r>
      <w:r w:rsidR="00342F3A">
        <w:rPr>
          <w:rFonts w:cs="MinionPro-Regular"/>
          <w:sz w:val="24"/>
          <w:szCs w:val="24"/>
        </w:rPr>
        <w:t>We</w:t>
      </w:r>
      <w:r>
        <w:rPr>
          <w:rFonts w:cs="MinionPro-Regular"/>
          <w:sz w:val="24"/>
          <w:szCs w:val="24"/>
        </w:rPr>
        <w:t xml:space="preserve"> will ensure these efforts are</w:t>
      </w:r>
      <w:r w:rsidR="007E4AAF">
        <w:rPr>
          <w:rFonts w:cs="MinionPro-Regular"/>
          <w:sz w:val="24"/>
          <w:szCs w:val="24"/>
        </w:rPr>
        <w:t xml:space="preserve"> </w:t>
      </w:r>
      <w:r w:rsidR="00742943" w:rsidRPr="00742943">
        <w:rPr>
          <w:rFonts w:cs="MinionPro-Regular"/>
          <w:sz w:val="24"/>
          <w:szCs w:val="24"/>
        </w:rPr>
        <w:t>backed by sound science and an ecosystem-based approach to management</w:t>
      </w:r>
      <w:r w:rsidR="004F2FA2">
        <w:rPr>
          <w:rFonts w:cs="MinionPro-Regular"/>
          <w:sz w:val="24"/>
          <w:szCs w:val="24"/>
        </w:rPr>
        <w:t xml:space="preserve">. </w:t>
      </w:r>
      <w:r w:rsidR="00210158">
        <w:rPr>
          <w:rFonts w:cs="MinionPro-Regular"/>
          <w:sz w:val="24"/>
          <w:szCs w:val="24"/>
        </w:rPr>
        <w:t xml:space="preserve">NOAA Fisheries will </w:t>
      </w:r>
      <w:r w:rsidR="00523DB9">
        <w:rPr>
          <w:rFonts w:cs="MinionPro-Regular"/>
          <w:sz w:val="24"/>
          <w:szCs w:val="24"/>
        </w:rPr>
        <w:t xml:space="preserve">strengthen </w:t>
      </w:r>
      <w:r w:rsidR="00342F3A">
        <w:rPr>
          <w:rFonts w:cs="MinionPro-Regular"/>
          <w:sz w:val="24"/>
          <w:szCs w:val="24"/>
        </w:rPr>
        <w:t>our</w:t>
      </w:r>
      <w:r w:rsidR="00210158">
        <w:rPr>
          <w:rFonts w:cs="MinionPro-Regular"/>
          <w:sz w:val="24"/>
          <w:szCs w:val="24"/>
        </w:rPr>
        <w:t xml:space="preserve"> partnerships and encourage innovat</w:t>
      </w:r>
      <w:r w:rsidR="009334DA">
        <w:rPr>
          <w:rFonts w:cs="MinionPro-Regular"/>
          <w:sz w:val="24"/>
          <w:szCs w:val="24"/>
        </w:rPr>
        <w:t>ion in all parts of the organization</w:t>
      </w:r>
      <w:r w:rsidR="00210158">
        <w:rPr>
          <w:rFonts w:cs="MinionPro-Regular"/>
          <w:sz w:val="24"/>
          <w:szCs w:val="24"/>
        </w:rPr>
        <w:t xml:space="preserve">. </w:t>
      </w:r>
      <w:r w:rsidR="007450AA" w:rsidRPr="007450AA">
        <w:rPr>
          <w:rFonts w:cs="MinionPro-Regular"/>
          <w:sz w:val="24"/>
          <w:szCs w:val="24"/>
        </w:rPr>
        <w:t>A</w:t>
      </w:r>
      <w:r>
        <w:rPr>
          <w:rFonts w:cs="MinionPro-Regular"/>
          <w:sz w:val="24"/>
          <w:szCs w:val="24"/>
        </w:rPr>
        <w:t>s noted in</w:t>
      </w:r>
      <w:r w:rsidR="007450AA" w:rsidRPr="007450AA">
        <w:rPr>
          <w:rFonts w:cs="MinionPro-Regular"/>
          <w:sz w:val="24"/>
          <w:szCs w:val="24"/>
        </w:rPr>
        <w:t xml:space="preserve"> </w:t>
      </w:r>
      <w:r w:rsidRPr="00BC59EE">
        <w:rPr>
          <w:rFonts w:cs="MinionPro-Regular"/>
          <w:sz w:val="24"/>
          <w:szCs w:val="24"/>
        </w:rPr>
        <w:t xml:space="preserve">the Department of Commerce’s FY </w:t>
      </w:r>
      <w:r w:rsidR="00C76C98">
        <w:rPr>
          <w:rFonts w:cs="MinionPro-Regular"/>
          <w:sz w:val="24"/>
          <w:szCs w:val="24"/>
        </w:rPr>
        <w:t>20</w:t>
      </w:r>
      <w:r w:rsidRPr="00BC59EE">
        <w:rPr>
          <w:rFonts w:cs="MinionPro-Regular"/>
          <w:sz w:val="24"/>
          <w:szCs w:val="24"/>
        </w:rPr>
        <w:t>14</w:t>
      </w:r>
      <w:r w:rsidR="00342F3A">
        <w:rPr>
          <w:rFonts w:cs="MinionPro-Regular"/>
          <w:sz w:val="24"/>
          <w:szCs w:val="24"/>
        </w:rPr>
        <w:t>–</w:t>
      </w:r>
      <w:r w:rsidR="00C76C98">
        <w:rPr>
          <w:rFonts w:cs="MinionPro-Regular"/>
          <w:sz w:val="24"/>
          <w:szCs w:val="24"/>
        </w:rPr>
        <w:t>20</w:t>
      </w:r>
      <w:r w:rsidRPr="00BC59EE">
        <w:rPr>
          <w:rFonts w:cs="MinionPro-Regular"/>
          <w:sz w:val="24"/>
          <w:szCs w:val="24"/>
        </w:rPr>
        <w:t xml:space="preserve">18 Strategic Plan </w:t>
      </w:r>
      <w:r w:rsidR="007450AA" w:rsidRPr="007450AA">
        <w:rPr>
          <w:rFonts w:cs="MinionPro-Regular"/>
          <w:sz w:val="24"/>
          <w:szCs w:val="24"/>
        </w:rPr>
        <w:t>priorit</w:t>
      </w:r>
      <w:r>
        <w:rPr>
          <w:rFonts w:cs="MinionPro-Regular"/>
          <w:sz w:val="24"/>
          <w:szCs w:val="24"/>
        </w:rPr>
        <w:t xml:space="preserve">ies, NOAA Fisheries will work to </w:t>
      </w:r>
      <w:r w:rsidR="007450AA" w:rsidRPr="007450AA">
        <w:rPr>
          <w:rFonts w:cs="MinionPro-Regular"/>
          <w:sz w:val="24"/>
          <w:szCs w:val="24"/>
        </w:rPr>
        <w:t>improve government, business</w:t>
      </w:r>
      <w:r w:rsidR="0035761F">
        <w:rPr>
          <w:rFonts w:cs="MinionPro-Regular"/>
          <w:sz w:val="24"/>
          <w:szCs w:val="24"/>
        </w:rPr>
        <w:t>,</w:t>
      </w:r>
      <w:r w:rsidR="007450AA" w:rsidRPr="007450AA">
        <w:rPr>
          <w:rFonts w:cs="MinionPro-Regular"/>
          <w:sz w:val="24"/>
          <w:szCs w:val="24"/>
        </w:rPr>
        <w:t xml:space="preserve"> and community decisions through a data-enabled economy.</w:t>
      </w:r>
    </w:p>
    <w:p w14:paraId="19CA86AD" w14:textId="77777777" w:rsidR="00400507" w:rsidRDefault="002A2516" w:rsidP="004B4D27">
      <w:pPr>
        <w:spacing w:after="0" w:line="240" w:lineRule="auto"/>
      </w:pPr>
      <w:r w:rsidRPr="009334DA">
        <w:rPr>
          <w:rFonts w:cs="MinionPro-Regular"/>
          <w:noProof/>
          <w:sz w:val="24"/>
          <w:szCs w:val="24"/>
        </w:rPr>
        <mc:AlternateContent>
          <mc:Choice Requires="wps">
            <w:drawing>
              <wp:anchor distT="0" distB="0" distL="114300" distR="114300" simplePos="0" relativeHeight="251659264" behindDoc="0" locked="0" layoutInCell="0" allowOverlap="1" wp14:anchorId="360EEB77" wp14:editId="756C0DEB">
                <wp:simplePos x="0" y="0"/>
                <wp:positionH relativeFrom="page">
                  <wp:posOffset>4962525</wp:posOffset>
                </wp:positionH>
                <wp:positionV relativeFrom="margin">
                  <wp:posOffset>2435225</wp:posOffset>
                </wp:positionV>
                <wp:extent cx="1956435" cy="5502910"/>
                <wp:effectExtent l="57150" t="38100" r="81915" b="97790"/>
                <wp:wrapSquare wrapText="bothSides"/>
                <wp:docPr id="697" name="Text Box 395" descr="Narrow horizontal"/>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6435" cy="5502910"/>
                        </a:xfrm>
                        <a:prstGeom prst="rect">
                          <a:avLst/>
                        </a:prstGeom>
                        <a:gradFill>
                          <a:gsLst>
                            <a:gs pos="0">
                              <a:schemeClr val="bg2">
                                <a:lumMod val="75000"/>
                              </a:schemeClr>
                            </a:gs>
                            <a:gs pos="35000">
                              <a:schemeClr val="bg2">
                                <a:lumMod val="90000"/>
                              </a:schemeClr>
                            </a:gs>
                            <a:gs pos="100000">
                              <a:schemeClr val="bg2"/>
                            </a:gs>
                          </a:gsLst>
                        </a:gradFill>
                        <a:ln>
                          <a:solidFill>
                            <a:schemeClr val="bg2"/>
                          </a:solidFill>
                        </a:ln>
                        <a:extLst>
                          <a:ext uri="{53640926-AAD7-44D8-BBD7-CCE9431645EC}">
                            <a14:shadowObscured xmlns:a14="http://schemas.microsoft.com/office/drawing/2010/main" val="1"/>
                          </a:ext>
                        </a:extLst>
                      </wps:spPr>
                      <wps:style>
                        <a:lnRef idx="1">
                          <a:schemeClr val="accent1"/>
                        </a:lnRef>
                        <a:fillRef idx="2">
                          <a:schemeClr val="accent1"/>
                        </a:fillRef>
                        <a:effectRef idx="1">
                          <a:schemeClr val="accent1"/>
                        </a:effectRef>
                        <a:fontRef idx="minor">
                          <a:schemeClr val="dk1"/>
                        </a:fontRef>
                      </wps:style>
                      <wps:txbx>
                        <w:txbxContent>
                          <w:p w14:paraId="3107F497" w14:textId="77777777" w:rsidR="005235D3" w:rsidRPr="009334DA" w:rsidRDefault="005235D3">
                            <w:pPr>
                              <w:pBdr>
                                <w:top w:val="thinThickSmallGap" w:sz="36" w:space="0" w:color="622423" w:themeColor="accent2" w:themeShade="7F"/>
                                <w:bottom w:val="thickThinSmallGap" w:sz="36" w:space="0" w:color="622423" w:themeColor="accent2" w:themeShade="7F"/>
                              </w:pBdr>
                              <w:spacing w:after="160"/>
                              <w:rPr>
                                <w:rFonts w:asciiTheme="majorHAnsi" w:eastAsiaTheme="majorEastAsia" w:hAnsiTheme="majorHAnsi" w:cstheme="majorBidi"/>
                                <w:b/>
                                <w:iCs/>
                                <w:sz w:val="24"/>
                                <w:szCs w:val="24"/>
                              </w:rPr>
                            </w:pPr>
                            <w:r>
                              <w:rPr>
                                <w:rFonts w:asciiTheme="majorHAnsi" w:eastAsiaTheme="majorEastAsia" w:hAnsiTheme="majorHAnsi" w:cstheme="majorBidi"/>
                                <w:b/>
                                <w:iCs/>
                                <w:sz w:val="24"/>
                                <w:szCs w:val="24"/>
                              </w:rPr>
                              <w:t>DOC Strategic Plan</w:t>
                            </w:r>
                          </w:p>
                          <w:p w14:paraId="193F2152" w14:textId="77777777" w:rsidR="005235D3" w:rsidRDefault="005235D3" w:rsidP="00D73399">
                            <w:pPr>
                              <w:pBdr>
                                <w:top w:val="thinThickSmallGap" w:sz="36" w:space="0" w:color="622423" w:themeColor="accent2" w:themeShade="7F"/>
                                <w:bottom w:val="thickThinSmallGap" w:sz="36" w:space="0" w:color="622423" w:themeColor="accent2" w:themeShade="7F"/>
                              </w:pBdr>
                              <w:spacing w:after="160"/>
                              <w:rPr>
                                <w:rFonts w:asciiTheme="majorHAnsi" w:eastAsiaTheme="majorEastAsia" w:hAnsiTheme="majorHAnsi" w:cstheme="majorBidi"/>
                                <w:i/>
                                <w:iCs/>
                                <w:sz w:val="20"/>
                                <w:szCs w:val="20"/>
                              </w:rPr>
                            </w:pPr>
                            <w:r w:rsidRPr="00F73C29">
                              <w:rPr>
                                <w:rFonts w:asciiTheme="majorHAnsi" w:eastAsiaTheme="majorEastAsia" w:hAnsiTheme="majorHAnsi" w:cstheme="majorBidi"/>
                                <w:i/>
                                <w:iCs/>
                                <w:noProof/>
                                <w:sz w:val="20"/>
                                <w:szCs w:val="20"/>
                              </w:rPr>
                              <w:drawing>
                                <wp:inline distT="0" distB="0" distL="0" distR="0" wp14:anchorId="1F38AD4C" wp14:editId="5C5CF63A">
                                  <wp:extent cx="1487978" cy="1147156"/>
                                  <wp:effectExtent l="0" t="0" r="0" b="0"/>
                                  <wp:docPr id="1" name="Picture 1" descr="http://www.commerce.gov/sites/default/files/images/2014/march/doc-fy2014-2018-strategic-plan-1-slider-bo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mmerce.gov/sites/default/files/images/2014/march/doc-fy2014-2018-strategic-plan-1-slider-box.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0345" cy="1148981"/>
                                          </a:xfrm>
                                          <a:prstGeom prst="rect">
                                            <a:avLst/>
                                          </a:prstGeom>
                                          <a:noFill/>
                                          <a:ln>
                                            <a:noFill/>
                                          </a:ln>
                                        </pic:spPr>
                                      </pic:pic>
                                    </a:graphicData>
                                  </a:graphic>
                                </wp:inline>
                              </w:drawing>
                            </w:r>
                          </w:p>
                          <w:p w14:paraId="25EDFFD0" w14:textId="77777777" w:rsidR="005235D3" w:rsidRPr="009334DA" w:rsidRDefault="005235D3" w:rsidP="009334DA">
                            <w:pPr>
                              <w:pBdr>
                                <w:top w:val="thinThickSmallGap" w:sz="36" w:space="0" w:color="622423" w:themeColor="accent2" w:themeShade="7F"/>
                                <w:bottom w:val="thickThinSmallGap" w:sz="36" w:space="0" w:color="622423" w:themeColor="accent2" w:themeShade="7F"/>
                              </w:pBdr>
                              <w:spacing w:after="0"/>
                              <w:rPr>
                                <w:rFonts w:asciiTheme="majorHAnsi" w:eastAsiaTheme="majorEastAsia" w:hAnsiTheme="majorHAnsi" w:cstheme="majorBidi"/>
                                <w:b/>
                                <w:iCs/>
                                <w:sz w:val="20"/>
                                <w:szCs w:val="20"/>
                              </w:rPr>
                            </w:pPr>
                            <w:r w:rsidRPr="009334DA">
                              <w:rPr>
                                <w:rFonts w:asciiTheme="majorHAnsi" w:eastAsiaTheme="majorEastAsia" w:hAnsiTheme="majorHAnsi" w:cstheme="majorBidi"/>
                                <w:b/>
                                <w:iCs/>
                                <w:sz w:val="20"/>
                                <w:szCs w:val="20"/>
                              </w:rPr>
                              <w:t>Strategic Goal 3 Environment:</w:t>
                            </w:r>
                          </w:p>
                          <w:p w14:paraId="367B8ACE" w14:textId="77777777" w:rsidR="005235D3" w:rsidRDefault="005235D3" w:rsidP="009334DA">
                            <w:pPr>
                              <w:pBdr>
                                <w:top w:val="thinThickSmallGap" w:sz="36" w:space="0" w:color="622423" w:themeColor="accent2" w:themeShade="7F"/>
                                <w:bottom w:val="thickThinSmallGap" w:sz="36" w:space="0" w:color="622423" w:themeColor="accent2" w:themeShade="7F"/>
                              </w:pBdr>
                              <w:spacing w:after="0"/>
                              <w:rPr>
                                <w:rFonts w:asciiTheme="majorHAnsi" w:eastAsiaTheme="majorEastAsia" w:hAnsiTheme="majorHAnsi" w:cstheme="majorBidi"/>
                                <w:i/>
                                <w:iCs/>
                                <w:sz w:val="20"/>
                                <w:szCs w:val="20"/>
                              </w:rPr>
                            </w:pPr>
                            <w:r w:rsidRPr="00D73399">
                              <w:rPr>
                                <w:rFonts w:asciiTheme="majorHAnsi" w:eastAsiaTheme="majorEastAsia" w:hAnsiTheme="majorHAnsi" w:cstheme="majorBidi"/>
                                <w:i/>
                                <w:iCs/>
                                <w:sz w:val="20"/>
                                <w:szCs w:val="20"/>
                              </w:rPr>
                              <w:t>Ensure communities and</w:t>
                            </w:r>
                            <w:r>
                              <w:rPr>
                                <w:rFonts w:asciiTheme="majorHAnsi" w:eastAsiaTheme="majorEastAsia" w:hAnsiTheme="majorHAnsi" w:cstheme="majorBidi"/>
                                <w:i/>
                                <w:iCs/>
                                <w:sz w:val="20"/>
                                <w:szCs w:val="20"/>
                              </w:rPr>
                              <w:t xml:space="preserve"> businesses have the necessary </w:t>
                            </w:r>
                            <w:r w:rsidRPr="00D73399">
                              <w:rPr>
                                <w:rFonts w:asciiTheme="majorHAnsi" w:eastAsiaTheme="majorEastAsia" w:hAnsiTheme="majorHAnsi" w:cstheme="majorBidi"/>
                                <w:i/>
                                <w:iCs/>
                                <w:sz w:val="20"/>
                                <w:szCs w:val="20"/>
                              </w:rPr>
                              <w:t>information, products, and servi</w:t>
                            </w:r>
                            <w:r>
                              <w:rPr>
                                <w:rFonts w:asciiTheme="majorHAnsi" w:eastAsiaTheme="majorEastAsia" w:hAnsiTheme="majorHAnsi" w:cstheme="majorBidi"/>
                                <w:i/>
                                <w:iCs/>
                                <w:sz w:val="20"/>
                                <w:szCs w:val="20"/>
                              </w:rPr>
                              <w:t>ces to prepare for and prosper in</w:t>
                            </w:r>
                            <w:r w:rsidRPr="00D73399">
                              <w:rPr>
                                <w:rFonts w:asciiTheme="majorHAnsi" w:eastAsiaTheme="majorEastAsia" w:hAnsiTheme="majorHAnsi" w:cstheme="majorBidi"/>
                                <w:i/>
                                <w:iCs/>
                                <w:sz w:val="20"/>
                                <w:szCs w:val="20"/>
                              </w:rPr>
                              <w:t xml:space="preserve"> </w:t>
                            </w:r>
                            <w:r>
                              <w:rPr>
                                <w:rFonts w:asciiTheme="majorHAnsi" w:eastAsiaTheme="majorEastAsia" w:hAnsiTheme="majorHAnsi" w:cstheme="majorBidi"/>
                                <w:i/>
                                <w:iCs/>
                                <w:sz w:val="20"/>
                                <w:szCs w:val="20"/>
                              </w:rPr>
                              <w:t xml:space="preserve">a </w:t>
                            </w:r>
                            <w:r w:rsidRPr="00D73399">
                              <w:rPr>
                                <w:rFonts w:asciiTheme="majorHAnsi" w:eastAsiaTheme="majorEastAsia" w:hAnsiTheme="majorHAnsi" w:cstheme="majorBidi"/>
                                <w:i/>
                                <w:iCs/>
                                <w:sz w:val="20"/>
                                <w:szCs w:val="20"/>
                              </w:rPr>
                              <w:t>changing environment</w:t>
                            </w:r>
                            <w:r>
                              <w:rPr>
                                <w:rFonts w:asciiTheme="majorHAnsi" w:eastAsiaTheme="majorEastAsia" w:hAnsiTheme="majorHAnsi" w:cstheme="majorBidi"/>
                                <w:i/>
                                <w:iCs/>
                                <w:sz w:val="20"/>
                                <w:szCs w:val="20"/>
                              </w:rPr>
                              <w:t>.</w:t>
                            </w:r>
                          </w:p>
                          <w:p w14:paraId="3C88DC2D" w14:textId="77777777" w:rsidR="005235D3" w:rsidRDefault="005235D3" w:rsidP="00D73399">
                            <w:pPr>
                              <w:pBdr>
                                <w:top w:val="thinThickSmallGap" w:sz="36" w:space="0" w:color="622423" w:themeColor="accent2" w:themeShade="7F"/>
                                <w:bottom w:val="thickThinSmallGap" w:sz="36" w:space="0" w:color="622423" w:themeColor="accent2" w:themeShade="7F"/>
                              </w:pBdr>
                              <w:spacing w:after="160"/>
                              <w:rPr>
                                <w:rFonts w:asciiTheme="majorHAnsi" w:eastAsiaTheme="majorEastAsia" w:hAnsiTheme="majorHAnsi" w:cstheme="majorBidi"/>
                                <w:b/>
                                <w:i/>
                                <w:iCs/>
                                <w:sz w:val="20"/>
                                <w:szCs w:val="20"/>
                              </w:rPr>
                            </w:pPr>
                          </w:p>
                          <w:p w14:paraId="69736DEE" w14:textId="77777777" w:rsidR="005235D3" w:rsidRDefault="005235D3" w:rsidP="00D73399">
                            <w:pPr>
                              <w:pBdr>
                                <w:top w:val="thinThickSmallGap" w:sz="36" w:space="0" w:color="622423" w:themeColor="accent2" w:themeShade="7F"/>
                                <w:bottom w:val="thickThinSmallGap" w:sz="36" w:space="0" w:color="622423" w:themeColor="accent2" w:themeShade="7F"/>
                              </w:pBdr>
                              <w:spacing w:after="160"/>
                              <w:rPr>
                                <w:rFonts w:asciiTheme="majorHAnsi" w:eastAsiaTheme="majorEastAsia" w:hAnsiTheme="majorHAnsi" w:cstheme="majorBidi"/>
                                <w:i/>
                                <w:iCs/>
                                <w:sz w:val="20"/>
                                <w:szCs w:val="20"/>
                              </w:rPr>
                            </w:pPr>
                            <w:r w:rsidRPr="009334DA">
                              <w:rPr>
                                <w:rFonts w:asciiTheme="majorHAnsi" w:eastAsiaTheme="majorEastAsia" w:hAnsiTheme="majorHAnsi" w:cstheme="majorBidi"/>
                                <w:b/>
                                <w:i/>
                                <w:iCs/>
                                <w:sz w:val="20"/>
                                <w:szCs w:val="20"/>
                              </w:rPr>
                              <w:t xml:space="preserve">Objective 3.4: </w:t>
                            </w:r>
                            <w:r w:rsidRPr="00D73399">
                              <w:rPr>
                                <w:rFonts w:asciiTheme="majorHAnsi" w:eastAsiaTheme="majorEastAsia" w:hAnsiTheme="majorHAnsi" w:cstheme="majorBidi"/>
                                <w:i/>
                                <w:iCs/>
                                <w:sz w:val="20"/>
                                <w:szCs w:val="20"/>
                              </w:rPr>
                              <w:t>Foster healthy and sustainable m</w:t>
                            </w:r>
                            <w:r>
                              <w:rPr>
                                <w:rFonts w:asciiTheme="majorHAnsi" w:eastAsiaTheme="majorEastAsia" w:hAnsiTheme="majorHAnsi" w:cstheme="majorBidi"/>
                                <w:i/>
                                <w:iCs/>
                                <w:sz w:val="20"/>
                                <w:szCs w:val="20"/>
                              </w:rPr>
                              <w:t xml:space="preserve">arine resources, habitats, and </w:t>
                            </w:r>
                            <w:r w:rsidRPr="00D73399">
                              <w:rPr>
                                <w:rFonts w:asciiTheme="majorHAnsi" w:eastAsiaTheme="majorEastAsia" w:hAnsiTheme="majorHAnsi" w:cstheme="majorBidi"/>
                                <w:i/>
                                <w:iCs/>
                                <w:sz w:val="20"/>
                                <w:szCs w:val="20"/>
                              </w:rPr>
                              <w:t>ecosystems through improved management and partnerships (NOAA)</w:t>
                            </w:r>
                          </w:p>
                          <w:p w14:paraId="0C4D3D86" w14:textId="77777777" w:rsidR="005235D3" w:rsidRPr="009334DA" w:rsidRDefault="005235D3" w:rsidP="00D73399">
                            <w:pPr>
                              <w:pBdr>
                                <w:top w:val="thinThickSmallGap" w:sz="36" w:space="0" w:color="622423" w:themeColor="accent2" w:themeShade="7F"/>
                                <w:bottom w:val="thickThinSmallGap" w:sz="36" w:space="0" w:color="622423" w:themeColor="accent2" w:themeShade="7F"/>
                              </w:pBdr>
                              <w:spacing w:after="160"/>
                              <w:rPr>
                                <w:rFonts w:asciiTheme="majorHAnsi" w:eastAsiaTheme="majorEastAsia" w:hAnsiTheme="majorHAnsi" w:cstheme="majorBidi"/>
                                <w:iCs/>
                                <w:sz w:val="20"/>
                                <w:szCs w:val="20"/>
                              </w:rPr>
                            </w:pPr>
                            <w:r w:rsidRPr="009334DA">
                              <w:rPr>
                                <w:sz w:val="20"/>
                                <w:szCs w:val="20"/>
                              </w:rPr>
                              <w:t>(</w:t>
                            </w:r>
                            <w:hyperlink r:id="rId10" w:history="1">
                              <w:r w:rsidRPr="002A2516">
                                <w:rPr>
                                  <w:rStyle w:val="Hyperlink"/>
                                  <w:rFonts w:cs="MinionPro-Regular"/>
                                  <w:sz w:val="20"/>
                                  <w:szCs w:val="20"/>
                                </w:rPr>
                                <w:t>Full text of DOC Strategic plan</w:t>
                              </w:r>
                            </w:hyperlink>
                            <w:r w:rsidRPr="009334DA">
                              <w:rPr>
                                <w:rStyle w:val="Hyperlink"/>
                                <w:rFonts w:cs="MinionPro-Regular"/>
                                <w:sz w:val="20"/>
                                <w:szCs w:val="20"/>
                              </w:rPr>
                              <w:t>)</w:t>
                            </w:r>
                          </w:p>
                        </w:txbxContent>
                      </wps:txbx>
                      <wps:bodyPr rot="0" vert="horz" wrap="square" lIns="228600" tIns="228600" rIns="228600" bIns="228600" anchor="t" anchorCtr="0" upright="1">
                        <a:noAutofit/>
                      </wps:bodyPr>
                    </wps:wsp>
                  </a:graphicData>
                </a:graphic>
                <wp14:sizeRelH relativeFrom="page">
                  <wp14:pctWidth>0</wp14:pctWidth>
                </wp14:sizeRelH>
                <wp14:sizeRelV relativeFrom="margin">
                  <wp14:pctHeight>0</wp14:pctHeight>
                </wp14:sizeRelV>
              </wp:anchor>
            </w:drawing>
          </mc:Choice>
          <mc:Fallback xmlns:mv="urn:schemas-microsoft-com:mac:vml" xmlns:mo="http://schemas.microsoft.com/office/mac/office/2008/main">
            <w:pict>
              <v:shapetype id="_x0000_t202" coordsize="21600,21600" o:spt="202" path="m0,0l0,21600,21600,21600,21600,0xe">
                <v:stroke joinstyle="miter"/>
                <v:path gradientshapeok="t" o:connecttype="rect"/>
              </v:shapetype>
              <v:shape id="Text Box 395" o:spid="_x0000_s1026" type="#_x0000_t202" alt="Description: Narrow horizontal" style="position:absolute;margin-left:390.75pt;margin-top:191.75pt;width:154.05pt;height:433.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" o:allowincell="f" fillcolor="#c4bc96 [2414]" strokecolor="#eeece1 [3214]">
                <v:fill color2="#eeece1 [3214]" rotate="t" colors="0 #c4bd97;22938f #ddd9c3;1 #eeece1" type="gradient"/>
                <v:shadow on="t" opacity="24903f" mv:blur="40000f" obscured="t" origin=",.5" offset="0,20000emu"/>
                <v:textbox inset="18pt,18pt,18pt,18pt">
                  <w:txbxContent>
                    <w:p w14:paraId="3107F497" w14:textId="77777777" w:rsidR="005235D3" w:rsidRPr="009334DA" w:rsidRDefault="005235D3">
                      <w:pPr>
                        <w:pBdr>
                          <w:top w:val="thinThickSmallGap" w:sz="36" w:space="0" w:color="622423" w:themeColor="accent2" w:themeShade="7F"/>
                          <w:bottom w:val="thickThinSmallGap" w:sz="36" w:space="0" w:color="622423" w:themeColor="accent2" w:themeShade="7F"/>
                        </w:pBdr>
                        <w:spacing w:after="160"/>
                        <w:rPr>
                          <w:rFonts w:asciiTheme="majorHAnsi" w:eastAsiaTheme="majorEastAsia" w:hAnsiTheme="majorHAnsi" w:cstheme="majorBidi"/>
                          <w:b/>
                          <w:iCs/>
                          <w:sz w:val="24"/>
                          <w:szCs w:val="24"/>
                        </w:rPr>
                      </w:pPr>
                      <w:r>
                        <w:rPr>
                          <w:rFonts w:asciiTheme="majorHAnsi" w:eastAsiaTheme="majorEastAsia" w:hAnsiTheme="majorHAnsi" w:cstheme="majorBidi"/>
                          <w:b/>
                          <w:iCs/>
                          <w:sz w:val="24"/>
                          <w:szCs w:val="24"/>
                        </w:rPr>
                        <w:t>DOC Strategic Plan</w:t>
                      </w:r>
                    </w:p>
                    <w:p w14:paraId="193F2152" w14:textId="77777777" w:rsidR="005235D3" w:rsidRDefault="005235D3" w:rsidP="00D73399">
                      <w:pPr>
                        <w:pBdr>
                          <w:top w:val="thinThickSmallGap" w:sz="36" w:space="0" w:color="622423" w:themeColor="accent2" w:themeShade="7F"/>
                          <w:bottom w:val="thickThinSmallGap" w:sz="36" w:space="0" w:color="622423" w:themeColor="accent2" w:themeShade="7F"/>
                        </w:pBdr>
                        <w:spacing w:after="160"/>
                        <w:rPr>
                          <w:rFonts w:asciiTheme="majorHAnsi" w:eastAsiaTheme="majorEastAsia" w:hAnsiTheme="majorHAnsi" w:cstheme="majorBidi"/>
                          <w:i/>
                          <w:iCs/>
                          <w:sz w:val="20"/>
                          <w:szCs w:val="20"/>
                        </w:rPr>
                      </w:pPr>
                      <w:r w:rsidRPr="00F73C29">
                        <w:rPr>
                          <w:rFonts w:asciiTheme="majorHAnsi" w:eastAsiaTheme="majorEastAsia" w:hAnsiTheme="majorHAnsi" w:cstheme="majorBidi"/>
                          <w:i/>
                          <w:iCs/>
                          <w:noProof/>
                          <w:sz w:val="20"/>
                          <w:szCs w:val="20"/>
                        </w:rPr>
                        <w:drawing>
                          <wp:inline distT="0" distB="0" distL="0" distR="0" wp14:anchorId="1F38AD4C" wp14:editId="5C5CF63A">
                            <wp:extent cx="1487978" cy="1147156"/>
                            <wp:effectExtent l="0" t="0" r="0" b="0"/>
                            <wp:docPr id="1" name="Picture 1" descr="http://www.commerce.gov/sites/default/files/images/2014/march/doc-fy2014-2018-strategic-plan-1-slider-bo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mmerce.gov/sites/default/files/images/2014/march/doc-fy2014-2018-strategic-plan-1-slider-box.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90345" cy="1148981"/>
                                    </a:xfrm>
                                    <a:prstGeom prst="rect">
                                      <a:avLst/>
                                    </a:prstGeom>
                                    <a:noFill/>
                                    <a:ln>
                                      <a:noFill/>
                                    </a:ln>
                                  </pic:spPr>
                                </pic:pic>
                              </a:graphicData>
                            </a:graphic>
                          </wp:inline>
                        </w:drawing>
                      </w:r>
                    </w:p>
                    <w:p w14:paraId="25EDFFD0" w14:textId="77777777" w:rsidR="005235D3" w:rsidRPr="009334DA" w:rsidRDefault="005235D3" w:rsidP="009334DA">
                      <w:pPr>
                        <w:pBdr>
                          <w:top w:val="thinThickSmallGap" w:sz="36" w:space="0" w:color="622423" w:themeColor="accent2" w:themeShade="7F"/>
                          <w:bottom w:val="thickThinSmallGap" w:sz="36" w:space="0" w:color="622423" w:themeColor="accent2" w:themeShade="7F"/>
                        </w:pBdr>
                        <w:spacing w:after="0"/>
                        <w:rPr>
                          <w:rFonts w:asciiTheme="majorHAnsi" w:eastAsiaTheme="majorEastAsia" w:hAnsiTheme="majorHAnsi" w:cstheme="majorBidi"/>
                          <w:b/>
                          <w:iCs/>
                          <w:sz w:val="20"/>
                          <w:szCs w:val="20"/>
                        </w:rPr>
                      </w:pPr>
                      <w:r w:rsidRPr="009334DA">
                        <w:rPr>
                          <w:rFonts w:asciiTheme="majorHAnsi" w:eastAsiaTheme="majorEastAsia" w:hAnsiTheme="majorHAnsi" w:cstheme="majorBidi"/>
                          <w:b/>
                          <w:iCs/>
                          <w:sz w:val="20"/>
                          <w:szCs w:val="20"/>
                        </w:rPr>
                        <w:t>Strategic Goal 3 Environment:</w:t>
                      </w:r>
                    </w:p>
                    <w:p w14:paraId="367B8ACE" w14:textId="77777777" w:rsidR="005235D3" w:rsidRDefault="005235D3" w:rsidP="009334DA">
                      <w:pPr>
                        <w:pBdr>
                          <w:top w:val="thinThickSmallGap" w:sz="36" w:space="0" w:color="622423" w:themeColor="accent2" w:themeShade="7F"/>
                          <w:bottom w:val="thickThinSmallGap" w:sz="36" w:space="0" w:color="622423" w:themeColor="accent2" w:themeShade="7F"/>
                        </w:pBdr>
                        <w:spacing w:after="0"/>
                        <w:rPr>
                          <w:rFonts w:asciiTheme="majorHAnsi" w:eastAsiaTheme="majorEastAsia" w:hAnsiTheme="majorHAnsi" w:cstheme="majorBidi"/>
                          <w:i/>
                          <w:iCs/>
                          <w:sz w:val="20"/>
                          <w:szCs w:val="20"/>
                        </w:rPr>
                      </w:pPr>
                      <w:r w:rsidRPr="00D73399">
                        <w:rPr>
                          <w:rFonts w:asciiTheme="majorHAnsi" w:eastAsiaTheme="majorEastAsia" w:hAnsiTheme="majorHAnsi" w:cstheme="majorBidi"/>
                          <w:i/>
                          <w:iCs/>
                          <w:sz w:val="20"/>
                          <w:szCs w:val="20"/>
                        </w:rPr>
                        <w:t>Ensure communities and</w:t>
                      </w:r>
                      <w:r>
                        <w:rPr>
                          <w:rFonts w:asciiTheme="majorHAnsi" w:eastAsiaTheme="majorEastAsia" w:hAnsiTheme="majorHAnsi" w:cstheme="majorBidi"/>
                          <w:i/>
                          <w:iCs/>
                          <w:sz w:val="20"/>
                          <w:szCs w:val="20"/>
                        </w:rPr>
                        <w:t xml:space="preserve"> businesses have the necessary </w:t>
                      </w:r>
                      <w:r w:rsidRPr="00D73399">
                        <w:rPr>
                          <w:rFonts w:asciiTheme="majorHAnsi" w:eastAsiaTheme="majorEastAsia" w:hAnsiTheme="majorHAnsi" w:cstheme="majorBidi"/>
                          <w:i/>
                          <w:iCs/>
                          <w:sz w:val="20"/>
                          <w:szCs w:val="20"/>
                        </w:rPr>
                        <w:t>information, products, and servi</w:t>
                      </w:r>
                      <w:r>
                        <w:rPr>
                          <w:rFonts w:asciiTheme="majorHAnsi" w:eastAsiaTheme="majorEastAsia" w:hAnsiTheme="majorHAnsi" w:cstheme="majorBidi"/>
                          <w:i/>
                          <w:iCs/>
                          <w:sz w:val="20"/>
                          <w:szCs w:val="20"/>
                        </w:rPr>
                        <w:t>ces to prepare for and prosper in</w:t>
                      </w:r>
                      <w:r w:rsidRPr="00D73399">
                        <w:rPr>
                          <w:rFonts w:asciiTheme="majorHAnsi" w:eastAsiaTheme="majorEastAsia" w:hAnsiTheme="majorHAnsi" w:cstheme="majorBidi"/>
                          <w:i/>
                          <w:iCs/>
                          <w:sz w:val="20"/>
                          <w:szCs w:val="20"/>
                        </w:rPr>
                        <w:t xml:space="preserve"> </w:t>
                      </w:r>
                      <w:r>
                        <w:rPr>
                          <w:rFonts w:asciiTheme="majorHAnsi" w:eastAsiaTheme="majorEastAsia" w:hAnsiTheme="majorHAnsi" w:cstheme="majorBidi"/>
                          <w:i/>
                          <w:iCs/>
                          <w:sz w:val="20"/>
                          <w:szCs w:val="20"/>
                        </w:rPr>
                        <w:t xml:space="preserve">a </w:t>
                      </w:r>
                      <w:r w:rsidRPr="00D73399">
                        <w:rPr>
                          <w:rFonts w:asciiTheme="majorHAnsi" w:eastAsiaTheme="majorEastAsia" w:hAnsiTheme="majorHAnsi" w:cstheme="majorBidi"/>
                          <w:i/>
                          <w:iCs/>
                          <w:sz w:val="20"/>
                          <w:szCs w:val="20"/>
                        </w:rPr>
                        <w:t>changing environment</w:t>
                      </w:r>
                      <w:r>
                        <w:rPr>
                          <w:rFonts w:asciiTheme="majorHAnsi" w:eastAsiaTheme="majorEastAsia" w:hAnsiTheme="majorHAnsi" w:cstheme="majorBidi"/>
                          <w:i/>
                          <w:iCs/>
                          <w:sz w:val="20"/>
                          <w:szCs w:val="20"/>
                        </w:rPr>
                        <w:t>.</w:t>
                      </w:r>
                    </w:p>
                    <w:p w14:paraId="3C88DC2D" w14:textId="77777777" w:rsidR="005235D3" w:rsidRDefault="005235D3" w:rsidP="00D73399">
                      <w:pPr>
                        <w:pBdr>
                          <w:top w:val="thinThickSmallGap" w:sz="36" w:space="0" w:color="622423" w:themeColor="accent2" w:themeShade="7F"/>
                          <w:bottom w:val="thickThinSmallGap" w:sz="36" w:space="0" w:color="622423" w:themeColor="accent2" w:themeShade="7F"/>
                        </w:pBdr>
                        <w:spacing w:after="160"/>
                        <w:rPr>
                          <w:rFonts w:asciiTheme="majorHAnsi" w:eastAsiaTheme="majorEastAsia" w:hAnsiTheme="majorHAnsi" w:cstheme="majorBidi"/>
                          <w:b/>
                          <w:i/>
                          <w:iCs/>
                          <w:sz w:val="20"/>
                          <w:szCs w:val="20"/>
                        </w:rPr>
                      </w:pPr>
                    </w:p>
                    <w:p w14:paraId="69736DEE" w14:textId="77777777" w:rsidR="005235D3" w:rsidRDefault="005235D3" w:rsidP="00D73399">
                      <w:pPr>
                        <w:pBdr>
                          <w:top w:val="thinThickSmallGap" w:sz="36" w:space="0" w:color="622423" w:themeColor="accent2" w:themeShade="7F"/>
                          <w:bottom w:val="thickThinSmallGap" w:sz="36" w:space="0" w:color="622423" w:themeColor="accent2" w:themeShade="7F"/>
                        </w:pBdr>
                        <w:spacing w:after="160"/>
                        <w:rPr>
                          <w:rFonts w:asciiTheme="majorHAnsi" w:eastAsiaTheme="majorEastAsia" w:hAnsiTheme="majorHAnsi" w:cstheme="majorBidi"/>
                          <w:i/>
                          <w:iCs/>
                          <w:sz w:val="20"/>
                          <w:szCs w:val="20"/>
                        </w:rPr>
                      </w:pPr>
                      <w:r w:rsidRPr="009334DA">
                        <w:rPr>
                          <w:rFonts w:asciiTheme="majorHAnsi" w:eastAsiaTheme="majorEastAsia" w:hAnsiTheme="majorHAnsi" w:cstheme="majorBidi"/>
                          <w:b/>
                          <w:i/>
                          <w:iCs/>
                          <w:sz w:val="20"/>
                          <w:szCs w:val="20"/>
                        </w:rPr>
                        <w:t xml:space="preserve">Objective 3.4: </w:t>
                      </w:r>
                      <w:r w:rsidRPr="00D73399">
                        <w:rPr>
                          <w:rFonts w:asciiTheme="majorHAnsi" w:eastAsiaTheme="majorEastAsia" w:hAnsiTheme="majorHAnsi" w:cstheme="majorBidi"/>
                          <w:i/>
                          <w:iCs/>
                          <w:sz w:val="20"/>
                          <w:szCs w:val="20"/>
                        </w:rPr>
                        <w:t>Foster healthy and sustainable m</w:t>
                      </w:r>
                      <w:r>
                        <w:rPr>
                          <w:rFonts w:asciiTheme="majorHAnsi" w:eastAsiaTheme="majorEastAsia" w:hAnsiTheme="majorHAnsi" w:cstheme="majorBidi"/>
                          <w:i/>
                          <w:iCs/>
                          <w:sz w:val="20"/>
                          <w:szCs w:val="20"/>
                        </w:rPr>
                        <w:t xml:space="preserve">arine resources, habitats, and </w:t>
                      </w:r>
                      <w:r w:rsidRPr="00D73399">
                        <w:rPr>
                          <w:rFonts w:asciiTheme="majorHAnsi" w:eastAsiaTheme="majorEastAsia" w:hAnsiTheme="majorHAnsi" w:cstheme="majorBidi"/>
                          <w:i/>
                          <w:iCs/>
                          <w:sz w:val="20"/>
                          <w:szCs w:val="20"/>
                        </w:rPr>
                        <w:t>ecosystems through improved management and partnerships (NOAA)</w:t>
                      </w:r>
                    </w:p>
                    <w:p w14:paraId="0C4D3D86" w14:textId="77777777" w:rsidR="005235D3" w:rsidRPr="009334DA" w:rsidRDefault="005235D3" w:rsidP="00D73399">
                      <w:pPr>
                        <w:pBdr>
                          <w:top w:val="thinThickSmallGap" w:sz="36" w:space="0" w:color="622423" w:themeColor="accent2" w:themeShade="7F"/>
                          <w:bottom w:val="thickThinSmallGap" w:sz="36" w:space="0" w:color="622423" w:themeColor="accent2" w:themeShade="7F"/>
                        </w:pBdr>
                        <w:spacing w:after="160"/>
                        <w:rPr>
                          <w:rFonts w:asciiTheme="majorHAnsi" w:eastAsiaTheme="majorEastAsia" w:hAnsiTheme="majorHAnsi" w:cstheme="majorBidi"/>
                          <w:iCs/>
                          <w:sz w:val="20"/>
                          <w:szCs w:val="20"/>
                        </w:rPr>
                      </w:pPr>
                      <w:r w:rsidRPr="009334DA">
                        <w:rPr>
                          <w:sz w:val="20"/>
                          <w:szCs w:val="20"/>
                        </w:rPr>
                        <w:t>(</w:t>
                      </w:r>
                      <w:hyperlink r:id="rId12" w:history="1">
                        <w:r w:rsidRPr="002A2516">
                          <w:rPr>
                            <w:rStyle w:val="Hyperlink"/>
                            <w:rFonts w:cs="MinionPro-Regular"/>
                            <w:sz w:val="20"/>
                            <w:szCs w:val="20"/>
                          </w:rPr>
                          <w:t>Full text of DOC Strategic plan</w:t>
                        </w:r>
                      </w:hyperlink>
                      <w:r w:rsidRPr="009334DA">
                        <w:rPr>
                          <w:rStyle w:val="Hyperlink"/>
                          <w:rFonts w:cs="MinionPro-Regular"/>
                          <w:sz w:val="20"/>
                          <w:szCs w:val="20"/>
                        </w:rPr>
                        <w:t>)</w:t>
                      </w:r>
                    </w:p>
                  </w:txbxContent>
                </v:textbox>
                <w10:wrap type="square" anchorx="page" anchory="margin"/>
              </v:shape>
            </w:pict>
          </mc:Fallback>
        </mc:AlternateContent>
      </w:r>
    </w:p>
    <w:p w14:paraId="099D512D" w14:textId="24FACB58" w:rsidR="008F0F3F" w:rsidRPr="00F44CCF" w:rsidRDefault="00B1089A" w:rsidP="00171056">
      <w:pPr>
        <w:autoSpaceDE w:val="0"/>
        <w:autoSpaceDN w:val="0"/>
        <w:adjustRightInd w:val="0"/>
        <w:spacing w:after="0" w:line="240" w:lineRule="auto"/>
        <w:rPr>
          <w:sz w:val="24"/>
          <w:szCs w:val="24"/>
        </w:rPr>
      </w:pPr>
      <w:r>
        <w:rPr>
          <w:sz w:val="24"/>
          <w:szCs w:val="24"/>
        </w:rPr>
        <w:t xml:space="preserve">For FY </w:t>
      </w:r>
      <w:del w:id="9" w:author="Richard Merrick" w:date="2015-06-14T14:53:00Z">
        <w:r w:rsidDel="00CD7965">
          <w:rPr>
            <w:sz w:val="24"/>
            <w:szCs w:val="24"/>
          </w:rPr>
          <w:delText>2015</w:delText>
        </w:r>
      </w:del>
      <w:ins w:id="10" w:author="Richard Merrick" w:date="2015-06-14T14:53:00Z">
        <w:r w:rsidR="00CD7965">
          <w:rPr>
            <w:sz w:val="24"/>
            <w:szCs w:val="24"/>
          </w:rPr>
          <w:t>2016</w:t>
        </w:r>
      </w:ins>
      <w:r w:rsidR="005D7BEE" w:rsidRPr="00F44CCF">
        <w:rPr>
          <w:sz w:val="24"/>
          <w:szCs w:val="24"/>
        </w:rPr>
        <w:t xml:space="preserve"> </w:t>
      </w:r>
      <w:r w:rsidR="00342F3A">
        <w:rPr>
          <w:sz w:val="24"/>
          <w:szCs w:val="24"/>
        </w:rPr>
        <w:t>our</w:t>
      </w:r>
      <w:r w:rsidR="00342F3A" w:rsidRPr="00F44CCF">
        <w:rPr>
          <w:sz w:val="24"/>
          <w:szCs w:val="24"/>
        </w:rPr>
        <w:t xml:space="preserve"> </w:t>
      </w:r>
      <w:r w:rsidR="005D7BEE" w:rsidRPr="00F44CCF">
        <w:rPr>
          <w:sz w:val="24"/>
          <w:szCs w:val="24"/>
        </w:rPr>
        <w:t>focus remain</w:t>
      </w:r>
      <w:r w:rsidR="00D510DC">
        <w:rPr>
          <w:sz w:val="24"/>
          <w:szCs w:val="24"/>
        </w:rPr>
        <w:t>s</w:t>
      </w:r>
      <w:r w:rsidR="005D7BEE" w:rsidRPr="00F44CCF">
        <w:rPr>
          <w:sz w:val="24"/>
          <w:szCs w:val="24"/>
        </w:rPr>
        <w:t xml:space="preserve"> on the two </w:t>
      </w:r>
      <w:r w:rsidR="00D15440" w:rsidRPr="00F44CCF">
        <w:rPr>
          <w:sz w:val="24"/>
          <w:szCs w:val="24"/>
        </w:rPr>
        <w:t>core</w:t>
      </w:r>
      <w:r w:rsidR="005D7BEE" w:rsidRPr="00F44CCF">
        <w:rPr>
          <w:sz w:val="24"/>
          <w:szCs w:val="24"/>
        </w:rPr>
        <w:t xml:space="preserve"> </w:t>
      </w:r>
      <w:r w:rsidR="00A24CB9" w:rsidRPr="00F44CCF">
        <w:rPr>
          <w:sz w:val="24"/>
          <w:szCs w:val="24"/>
        </w:rPr>
        <w:t>mandates</w:t>
      </w:r>
      <w:r w:rsidR="005D7BEE" w:rsidRPr="00F44CCF">
        <w:rPr>
          <w:sz w:val="24"/>
          <w:szCs w:val="24"/>
        </w:rPr>
        <w:t xml:space="preserve">: </w:t>
      </w:r>
    </w:p>
    <w:p w14:paraId="733FD2E8" w14:textId="581345D1" w:rsidR="008F0F3F" w:rsidRPr="00814783" w:rsidRDefault="00420D6E" w:rsidP="00C15502">
      <w:pPr>
        <w:pStyle w:val="ListParagraph"/>
        <w:numPr>
          <w:ilvl w:val="0"/>
          <w:numId w:val="4"/>
        </w:numPr>
        <w:autoSpaceDE w:val="0"/>
        <w:autoSpaceDN w:val="0"/>
        <w:adjustRightInd w:val="0"/>
        <w:spacing w:after="0" w:line="240" w:lineRule="auto"/>
        <w:rPr>
          <w:sz w:val="24"/>
          <w:szCs w:val="24"/>
        </w:rPr>
      </w:pPr>
      <w:r w:rsidRPr="00814783">
        <w:rPr>
          <w:sz w:val="24"/>
          <w:szCs w:val="24"/>
        </w:rPr>
        <w:t>Ensure the</w:t>
      </w:r>
      <w:r w:rsidR="005D7BEE" w:rsidRPr="00814783">
        <w:rPr>
          <w:sz w:val="24"/>
          <w:szCs w:val="24"/>
        </w:rPr>
        <w:t xml:space="preserve"> productivity and sustainability of fisheries</w:t>
      </w:r>
      <w:r w:rsidR="00837EA6">
        <w:rPr>
          <w:rStyle w:val="FootnoteReference"/>
          <w:sz w:val="24"/>
          <w:szCs w:val="24"/>
        </w:rPr>
        <w:footnoteReference w:id="1"/>
      </w:r>
      <w:r w:rsidR="005D7BEE" w:rsidRPr="00814783">
        <w:rPr>
          <w:sz w:val="24"/>
          <w:szCs w:val="24"/>
        </w:rPr>
        <w:t xml:space="preserve"> </w:t>
      </w:r>
      <w:r w:rsidR="00762760" w:rsidRPr="00814783">
        <w:rPr>
          <w:sz w:val="24"/>
          <w:szCs w:val="24"/>
        </w:rPr>
        <w:t xml:space="preserve">and fishing communities </w:t>
      </w:r>
      <w:r w:rsidRPr="00814783">
        <w:rPr>
          <w:sz w:val="24"/>
          <w:szCs w:val="24"/>
        </w:rPr>
        <w:t>through science-based decision</w:t>
      </w:r>
      <w:r w:rsidR="009C7FCE">
        <w:rPr>
          <w:sz w:val="24"/>
          <w:szCs w:val="24"/>
        </w:rPr>
        <w:t>-</w:t>
      </w:r>
      <w:r w:rsidRPr="00814783">
        <w:rPr>
          <w:sz w:val="24"/>
          <w:szCs w:val="24"/>
        </w:rPr>
        <w:t>making</w:t>
      </w:r>
      <w:r w:rsidR="005D7BEE" w:rsidRPr="00814783">
        <w:rPr>
          <w:sz w:val="24"/>
          <w:szCs w:val="24"/>
        </w:rPr>
        <w:t xml:space="preserve"> </w:t>
      </w:r>
      <w:r w:rsidR="00762760" w:rsidRPr="00814783">
        <w:rPr>
          <w:sz w:val="24"/>
          <w:szCs w:val="24"/>
        </w:rPr>
        <w:t xml:space="preserve">and </w:t>
      </w:r>
      <w:r w:rsidR="005D7BEE" w:rsidRPr="00814783">
        <w:rPr>
          <w:sz w:val="24"/>
          <w:szCs w:val="24"/>
        </w:rPr>
        <w:t>compliance with regulation</w:t>
      </w:r>
      <w:r w:rsidRPr="00814783">
        <w:rPr>
          <w:sz w:val="24"/>
          <w:szCs w:val="24"/>
        </w:rPr>
        <w:t>s</w:t>
      </w:r>
      <w:r w:rsidR="00B8654B">
        <w:rPr>
          <w:sz w:val="24"/>
          <w:szCs w:val="24"/>
        </w:rPr>
        <w:t>.</w:t>
      </w:r>
      <w:r w:rsidR="005D7BEE" w:rsidRPr="00814783">
        <w:rPr>
          <w:sz w:val="24"/>
          <w:szCs w:val="24"/>
        </w:rPr>
        <w:t xml:space="preserve"> </w:t>
      </w:r>
    </w:p>
    <w:p w14:paraId="728B0AE2" w14:textId="77777777" w:rsidR="00A37909" w:rsidRDefault="00420D6E" w:rsidP="00C15502">
      <w:pPr>
        <w:pStyle w:val="ListParagraph"/>
        <w:numPr>
          <w:ilvl w:val="0"/>
          <w:numId w:val="4"/>
        </w:numPr>
        <w:autoSpaceDE w:val="0"/>
        <w:autoSpaceDN w:val="0"/>
        <w:adjustRightInd w:val="0"/>
        <w:spacing w:after="0" w:line="240" w:lineRule="auto"/>
        <w:rPr>
          <w:sz w:val="24"/>
          <w:szCs w:val="24"/>
        </w:rPr>
      </w:pPr>
      <w:r w:rsidRPr="00814783">
        <w:rPr>
          <w:sz w:val="24"/>
          <w:szCs w:val="24"/>
        </w:rPr>
        <w:t>Recover</w:t>
      </w:r>
      <w:r w:rsidR="005D7BEE" w:rsidRPr="00814783">
        <w:rPr>
          <w:sz w:val="24"/>
          <w:szCs w:val="24"/>
        </w:rPr>
        <w:t xml:space="preserve"> and conserve protected </w:t>
      </w:r>
      <w:r w:rsidR="0021410D">
        <w:rPr>
          <w:sz w:val="24"/>
          <w:szCs w:val="24"/>
        </w:rPr>
        <w:t>resources</w:t>
      </w:r>
      <w:r w:rsidR="005D7BEE" w:rsidRPr="00814783">
        <w:rPr>
          <w:sz w:val="24"/>
          <w:szCs w:val="24"/>
        </w:rPr>
        <w:t xml:space="preserve"> </w:t>
      </w:r>
      <w:r w:rsidR="00ED13F4" w:rsidRPr="00ED13F4">
        <w:rPr>
          <w:sz w:val="24"/>
          <w:szCs w:val="24"/>
        </w:rPr>
        <w:t>through the use of sound natural and social sciences</w:t>
      </w:r>
      <w:r w:rsidR="005D7BEE" w:rsidRPr="00814783">
        <w:rPr>
          <w:sz w:val="24"/>
          <w:szCs w:val="24"/>
        </w:rPr>
        <w:t>.</w:t>
      </w:r>
    </w:p>
    <w:p w14:paraId="5B2D8300" w14:textId="77777777" w:rsidR="00420D6E" w:rsidRPr="00814783" w:rsidRDefault="005D7BEE" w:rsidP="00A37909">
      <w:pPr>
        <w:pStyle w:val="ListParagraph"/>
        <w:autoSpaceDE w:val="0"/>
        <w:autoSpaceDN w:val="0"/>
        <w:adjustRightInd w:val="0"/>
        <w:spacing w:after="0" w:line="240" w:lineRule="auto"/>
        <w:ind w:left="1080"/>
        <w:rPr>
          <w:sz w:val="24"/>
          <w:szCs w:val="24"/>
        </w:rPr>
      </w:pPr>
      <w:r w:rsidRPr="00814783">
        <w:rPr>
          <w:sz w:val="24"/>
          <w:szCs w:val="24"/>
        </w:rPr>
        <w:t xml:space="preserve"> </w:t>
      </w:r>
    </w:p>
    <w:p w14:paraId="7C077D6C" w14:textId="4AFD4719" w:rsidR="00B8654B" w:rsidRDefault="005D7BEE" w:rsidP="00F44CCF">
      <w:pPr>
        <w:autoSpaceDE w:val="0"/>
        <w:autoSpaceDN w:val="0"/>
        <w:adjustRightInd w:val="0"/>
        <w:spacing w:after="0" w:line="240" w:lineRule="auto"/>
        <w:rPr>
          <w:sz w:val="24"/>
          <w:szCs w:val="24"/>
        </w:rPr>
      </w:pPr>
      <w:r w:rsidRPr="00F44CCF">
        <w:rPr>
          <w:sz w:val="24"/>
          <w:szCs w:val="24"/>
        </w:rPr>
        <w:t xml:space="preserve">All </w:t>
      </w:r>
      <w:r w:rsidR="00420D6E" w:rsidRPr="00F44CCF">
        <w:rPr>
          <w:sz w:val="24"/>
          <w:szCs w:val="24"/>
        </w:rPr>
        <w:t xml:space="preserve">other </w:t>
      </w:r>
      <w:r w:rsidRPr="00F44CCF">
        <w:rPr>
          <w:sz w:val="24"/>
          <w:szCs w:val="24"/>
        </w:rPr>
        <w:t xml:space="preserve">NOAA Fisheries </w:t>
      </w:r>
      <w:r w:rsidR="00420D6E" w:rsidRPr="00F44CCF">
        <w:rPr>
          <w:sz w:val="24"/>
          <w:szCs w:val="24"/>
        </w:rPr>
        <w:t xml:space="preserve">programs, projects, and </w:t>
      </w:r>
      <w:r w:rsidRPr="00F44CCF">
        <w:rPr>
          <w:sz w:val="24"/>
          <w:szCs w:val="24"/>
        </w:rPr>
        <w:t xml:space="preserve">investments (including </w:t>
      </w:r>
      <w:r w:rsidR="004B7EC1">
        <w:rPr>
          <w:sz w:val="24"/>
          <w:szCs w:val="24"/>
        </w:rPr>
        <w:t>s</w:t>
      </w:r>
      <w:r w:rsidRPr="00F44CCF">
        <w:rPr>
          <w:sz w:val="24"/>
          <w:szCs w:val="24"/>
        </w:rPr>
        <w:t>cience</w:t>
      </w:r>
      <w:r w:rsidR="00B8654B">
        <w:rPr>
          <w:sz w:val="24"/>
          <w:szCs w:val="24"/>
        </w:rPr>
        <w:t xml:space="preserve"> and </w:t>
      </w:r>
      <w:r w:rsidR="004B7EC1">
        <w:rPr>
          <w:sz w:val="24"/>
          <w:szCs w:val="24"/>
        </w:rPr>
        <w:t>t</w:t>
      </w:r>
      <w:r w:rsidR="00B8654B">
        <w:rPr>
          <w:sz w:val="24"/>
          <w:szCs w:val="24"/>
        </w:rPr>
        <w:t>echnology</w:t>
      </w:r>
      <w:r w:rsidRPr="00F44CCF">
        <w:rPr>
          <w:sz w:val="24"/>
          <w:szCs w:val="24"/>
        </w:rPr>
        <w:t xml:space="preserve">, </w:t>
      </w:r>
      <w:r w:rsidR="004B7EC1">
        <w:rPr>
          <w:sz w:val="24"/>
          <w:szCs w:val="24"/>
        </w:rPr>
        <w:t>h</w:t>
      </w:r>
      <w:r w:rsidRPr="00F44CCF">
        <w:rPr>
          <w:sz w:val="24"/>
          <w:szCs w:val="24"/>
        </w:rPr>
        <w:t xml:space="preserve">abitat </w:t>
      </w:r>
      <w:r w:rsidR="004B7EC1">
        <w:rPr>
          <w:sz w:val="24"/>
          <w:szCs w:val="24"/>
        </w:rPr>
        <w:t>c</w:t>
      </w:r>
      <w:r w:rsidRPr="00F44CCF">
        <w:rPr>
          <w:sz w:val="24"/>
          <w:szCs w:val="24"/>
        </w:rPr>
        <w:t>onservation</w:t>
      </w:r>
      <w:r w:rsidR="00BB0FDF">
        <w:rPr>
          <w:sz w:val="24"/>
          <w:szCs w:val="24"/>
        </w:rPr>
        <w:t xml:space="preserve">, </w:t>
      </w:r>
      <w:r w:rsidR="004B7EC1">
        <w:rPr>
          <w:sz w:val="24"/>
          <w:szCs w:val="24"/>
        </w:rPr>
        <w:t>e</w:t>
      </w:r>
      <w:r w:rsidR="00BB0FDF">
        <w:rPr>
          <w:sz w:val="24"/>
          <w:szCs w:val="24"/>
        </w:rPr>
        <w:t>nforcement</w:t>
      </w:r>
      <w:r w:rsidR="009E4A00">
        <w:rPr>
          <w:sz w:val="24"/>
          <w:szCs w:val="24"/>
        </w:rPr>
        <w:t>,</w:t>
      </w:r>
      <w:r w:rsidR="00837EA6">
        <w:rPr>
          <w:sz w:val="24"/>
          <w:szCs w:val="24"/>
        </w:rPr>
        <w:t xml:space="preserve"> </w:t>
      </w:r>
      <w:r w:rsidR="004B7EC1">
        <w:rPr>
          <w:sz w:val="24"/>
          <w:szCs w:val="24"/>
        </w:rPr>
        <w:t>i</w:t>
      </w:r>
      <w:r w:rsidR="00837EA6">
        <w:rPr>
          <w:sz w:val="24"/>
          <w:szCs w:val="24"/>
        </w:rPr>
        <w:t xml:space="preserve">nternational </w:t>
      </w:r>
      <w:r w:rsidR="004B7EC1">
        <w:rPr>
          <w:sz w:val="24"/>
          <w:szCs w:val="24"/>
        </w:rPr>
        <w:t>a</w:t>
      </w:r>
      <w:r w:rsidR="00837EA6">
        <w:rPr>
          <w:sz w:val="24"/>
          <w:szCs w:val="24"/>
        </w:rPr>
        <w:t xml:space="preserve">ffairs, </w:t>
      </w:r>
      <w:r w:rsidR="00342F3A">
        <w:rPr>
          <w:sz w:val="24"/>
          <w:szCs w:val="24"/>
        </w:rPr>
        <w:t xml:space="preserve">and </w:t>
      </w:r>
      <w:r w:rsidR="004B7EC1">
        <w:rPr>
          <w:sz w:val="24"/>
          <w:szCs w:val="24"/>
        </w:rPr>
        <w:t>a</w:t>
      </w:r>
      <w:r w:rsidR="00837EA6">
        <w:rPr>
          <w:sz w:val="24"/>
          <w:szCs w:val="24"/>
        </w:rPr>
        <w:t>quaculture</w:t>
      </w:r>
      <w:r w:rsidRPr="00F44CCF">
        <w:rPr>
          <w:sz w:val="24"/>
          <w:szCs w:val="24"/>
        </w:rPr>
        <w:t xml:space="preserve">) should be </w:t>
      </w:r>
      <w:r w:rsidR="00420D6E" w:rsidRPr="00F44CCF">
        <w:rPr>
          <w:sz w:val="24"/>
          <w:szCs w:val="24"/>
        </w:rPr>
        <w:t xml:space="preserve">designed and </w:t>
      </w:r>
      <w:r w:rsidRPr="00F44CCF">
        <w:rPr>
          <w:sz w:val="24"/>
          <w:szCs w:val="24"/>
        </w:rPr>
        <w:t>conducted in a man</w:t>
      </w:r>
      <w:r w:rsidR="00EE455E" w:rsidRPr="00F44CCF">
        <w:rPr>
          <w:sz w:val="24"/>
          <w:szCs w:val="24"/>
        </w:rPr>
        <w:t>ner that supports these two core m</w:t>
      </w:r>
      <w:r w:rsidR="00721B23">
        <w:rPr>
          <w:sz w:val="24"/>
          <w:szCs w:val="24"/>
        </w:rPr>
        <w:t>andates</w:t>
      </w:r>
      <w:r w:rsidR="0008437C" w:rsidRPr="0008437C">
        <w:t xml:space="preserve"> </w:t>
      </w:r>
      <w:r w:rsidR="0008437C">
        <w:t>and in the long run</w:t>
      </w:r>
      <w:r w:rsidR="0008437C" w:rsidRPr="0008437C">
        <w:t xml:space="preserve"> make communities more resilient. </w:t>
      </w:r>
      <w:r w:rsidR="0008437C">
        <w:t xml:space="preserve">  </w:t>
      </w:r>
    </w:p>
    <w:p w14:paraId="4663A40D" w14:textId="77777777" w:rsidR="00B8654B" w:rsidRDefault="00B8654B" w:rsidP="00F44CCF">
      <w:pPr>
        <w:autoSpaceDE w:val="0"/>
        <w:autoSpaceDN w:val="0"/>
        <w:adjustRightInd w:val="0"/>
        <w:spacing w:after="0" w:line="240" w:lineRule="auto"/>
        <w:rPr>
          <w:sz w:val="24"/>
          <w:szCs w:val="24"/>
        </w:rPr>
      </w:pPr>
    </w:p>
    <w:p w14:paraId="6844B148" w14:textId="35591C6B" w:rsidR="00CC7FEC" w:rsidRDefault="00CC7FEC" w:rsidP="00F44CCF">
      <w:pPr>
        <w:autoSpaceDE w:val="0"/>
        <w:autoSpaceDN w:val="0"/>
        <w:adjustRightInd w:val="0"/>
        <w:spacing w:after="0" w:line="240" w:lineRule="auto"/>
        <w:rPr>
          <w:sz w:val="24"/>
          <w:szCs w:val="24"/>
        </w:rPr>
      </w:pPr>
      <w:r w:rsidRPr="00CC7FEC">
        <w:rPr>
          <w:sz w:val="24"/>
          <w:szCs w:val="24"/>
        </w:rPr>
        <w:t xml:space="preserve">Communities across the country are becoming more vulnerable to severe events, like hurricanes, drought, and fisheries collapse, as well as the effects of climate change. </w:t>
      </w:r>
      <w:r>
        <w:rPr>
          <w:sz w:val="24"/>
          <w:szCs w:val="24"/>
        </w:rPr>
        <w:t xml:space="preserve">Key </w:t>
      </w:r>
      <w:r w:rsidRPr="00CC7FEC">
        <w:rPr>
          <w:sz w:val="24"/>
          <w:szCs w:val="24"/>
        </w:rPr>
        <w:t>question</w:t>
      </w:r>
      <w:r>
        <w:rPr>
          <w:sz w:val="24"/>
          <w:szCs w:val="24"/>
        </w:rPr>
        <w:t xml:space="preserve">s focus on when these events may occur and what </w:t>
      </w:r>
      <w:r>
        <w:rPr>
          <w:sz w:val="24"/>
          <w:szCs w:val="24"/>
        </w:rPr>
        <w:lastRenderedPageBreak/>
        <w:t xml:space="preserve">impacts </w:t>
      </w:r>
      <w:r w:rsidRPr="00CC7FEC">
        <w:rPr>
          <w:sz w:val="24"/>
          <w:szCs w:val="24"/>
        </w:rPr>
        <w:t xml:space="preserve">will </w:t>
      </w:r>
      <w:r>
        <w:rPr>
          <w:sz w:val="24"/>
          <w:szCs w:val="24"/>
        </w:rPr>
        <w:t xml:space="preserve">be </w:t>
      </w:r>
      <w:r w:rsidRPr="00CC7FEC">
        <w:rPr>
          <w:sz w:val="24"/>
          <w:szCs w:val="24"/>
        </w:rPr>
        <w:t>deliver</w:t>
      </w:r>
      <w:r>
        <w:rPr>
          <w:sz w:val="24"/>
          <w:szCs w:val="24"/>
        </w:rPr>
        <w:t>ed</w:t>
      </w:r>
      <w:r w:rsidRPr="00CC7FEC">
        <w:rPr>
          <w:sz w:val="24"/>
          <w:szCs w:val="24"/>
        </w:rPr>
        <w:t xml:space="preserve"> to our society and economy. To limit the impacts of these events, NOAA provides the intelligence communities need to ensure preparedness and resilience – allowing communities, economic sectors, and individuals to recover from events more quickly.   Equipping our communities with information, products, services, and tools </w:t>
      </w:r>
      <w:r>
        <w:rPr>
          <w:sz w:val="24"/>
          <w:szCs w:val="24"/>
        </w:rPr>
        <w:t xml:space="preserve">will </w:t>
      </w:r>
      <w:r w:rsidRPr="00CC7FEC">
        <w:rPr>
          <w:sz w:val="24"/>
          <w:szCs w:val="24"/>
        </w:rPr>
        <w:t>allow them to become more resilient.</w:t>
      </w:r>
    </w:p>
    <w:p w14:paraId="18D95556" w14:textId="77777777" w:rsidR="00CC7FEC" w:rsidRDefault="00CC7FEC" w:rsidP="00F44CCF">
      <w:pPr>
        <w:autoSpaceDE w:val="0"/>
        <w:autoSpaceDN w:val="0"/>
        <w:adjustRightInd w:val="0"/>
        <w:spacing w:after="0" w:line="240" w:lineRule="auto"/>
        <w:rPr>
          <w:sz w:val="24"/>
          <w:szCs w:val="24"/>
        </w:rPr>
      </w:pPr>
    </w:p>
    <w:p w14:paraId="77995E76" w14:textId="0D2825D8" w:rsidR="005D7BEE" w:rsidRPr="00EE455E" w:rsidRDefault="00EA7725" w:rsidP="00F44CCF">
      <w:pPr>
        <w:autoSpaceDE w:val="0"/>
        <w:autoSpaceDN w:val="0"/>
        <w:adjustRightInd w:val="0"/>
        <w:spacing w:after="0" w:line="240" w:lineRule="auto"/>
        <w:rPr>
          <w:sz w:val="24"/>
          <w:szCs w:val="24"/>
        </w:rPr>
      </w:pPr>
      <w:r w:rsidRPr="00DF4C01">
        <w:rPr>
          <w:noProof/>
          <w:sz w:val="24"/>
          <w:szCs w:val="24"/>
        </w:rPr>
        <w:drawing>
          <wp:anchor distT="0" distB="0" distL="114300" distR="114300" simplePos="0" relativeHeight="251660288" behindDoc="0" locked="0" layoutInCell="1" allowOverlap="1" wp14:anchorId="3913458E" wp14:editId="38E4B3A6">
            <wp:simplePos x="0" y="0"/>
            <wp:positionH relativeFrom="column">
              <wp:posOffset>0</wp:posOffset>
            </wp:positionH>
            <wp:positionV relativeFrom="paragraph">
              <wp:posOffset>0</wp:posOffset>
            </wp:positionV>
            <wp:extent cx="3376295" cy="4371975"/>
            <wp:effectExtent l="0" t="0" r="0" b="9525"/>
            <wp:wrapSquare wrapText="bothSides"/>
            <wp:docPr id="7" name="Content Placehold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376295" cy="4371975"/>
                    </a:xfrm>
                    <a:prstGeom prst="rect">
                      <a:avLst/>
                    </a:prstGeom>
                  </pic:spPr>
                </pic:pic>
              </a:graphicData>
            </a:graphic>
            <wp14:sizeRelH relativeFrom="page">
              <wp14:pctWidth>0</wp14:pctWidth>
            </wp14:sizeRelH>
            <wp14:sizeRelV relativeFrom="page">
              <wp14:pctHeight>0</wp14:pctHeight>
            </wp14:sizeRelV>
          </wp:anchor>
        </w:drawing>
      </w:r>
      <w:r w:rsidR="00FC1F6B">
        <w:rPr>
          <w:sz w:val="24"/>
          <w:szCs w:val="24"/>
        </w:rPr>
        <w:t xml:space="preserve">NOAA Fisheries will </w:t>
      </w:r>
      <w:r w:rsidR="00E41615">
        <w:rPr>
          <w:sz w:val="24"/>
          <w:szCs w:val="24"/>
        </w:rPr>
        <w:t xml:space="preserve">continue </w:t>
      </w:r>
      <w:r w:rsidR="000342C4">
        <w:rPr>
          <w:sz w:val="24"/>
          <w:szCs w:val="24"/>
        </w:rPr>
        <w:t xml:space="preserve">to </w:t>
      </w:r>
      <w:r w:rsidR="00FC1F6B">
        <w:rPr>
          <w:sz w:val="24"/>
          <w:szCs w:val="24"/>
        </w:rPr>
        <w:t xml:space="preserve">implement </w:t>
      </w:r>
      <w:r w:rsidR="00F44CCF" w:rsidRPr="00F44CCF">
        <w:rPr>
          <w:sz w:val="24"/>
          <w:szCs w:val="24"/>
        </w:rPr>
        <w:t>ecosystem-based management</w:t>
      </w:r>
      <w:r w:rsidR="000342C4">
        <w:rPr>
          <w:sz w:val="24"/>
          <w:szCs w:val="24"/>
        </w:rPr>
        <w:t xml:space="preserve"> </w:t>
      </w:r>
      <w:r w:rsidR="000342C4" w:rsidRPr="000342C4">
        <w:rPr>
          <w:sz w:val="24"/>
          <w:szCs w:val="24"/>
        </w:rPr>
        <w:t xml:space="preserve">to </w:t>
      </w:r>
      <w:r w:rsidR="00CC7FEC">
        <w:rPr>
          <w:sz w:val="24"/>
          <w:szCs w:val="24"/>
        </w:rPr>
        <w:t xml:space="preserve">ensure the delivery of the information and services to </w:t>
      </w:r>
      <w:r w:rsidR="000342C4" w:rsidRPr="000342C4">
        <w:rPr>
          <w:sz w:val="24"/>
          <w:szCs w:val="24"/>
        </w:rPr>
        <w:t>achieve these mission functions</w:t>
      </w:r>
      <w:r w:rsidR="000342C4">
        <w:rPr>
          <w:sz w:val="24"/>
          <w:szCs w:val="24"/>
        </w:rPr>
        <w:t xml:space="preserve">. </w:t>
      </w:r>
      <w:r w:rsidR="00144E9A">
        <w:rPr>
          <w:sz w:val="24"/>
          <w:szCs w:val="24"/>
        </w:rPr>
        <w:t>Ecosystem-based management</w:t>
      </w:r>
      <w:r w:rsidR="00F44CCF" w:rsidRPr="00F44CCF">
        <w:rPr>
          <w:sz w:val="24"/>
          <w:szCs w:val="24"/>
        </w:rPr>
        <w:t xml:space="preserve"> is informed by science to protect and sustain diverse </w:t>
      </w:r>
      <w:r w:rsidR="000342C4">
        <w:rPr>
          <w:sz w:val="24"/>
          <w:szCs w:val="24"/>
        </w:rPr>
        <w:t xml:space="preserve">and </w:t>
      </w:r>
      <w:r w:rsidR="00F44CCF" w:rsidRPr="00F44CCF">
        <w:rPr>
          <w:sz w:val="24"/>
          <w:szCs w:val="24"/>
        </w:rPr>
        <w:t>productive ecosystems and the services they provide.</w:t>
      </w:r>
      <w:r w:rsidR="00F44CCF">
        <w:rPr>
          <w:sz w:val="24"/>
          <w:szCs w:val="24"/>
        </w:rPr>
        <w:t xml:space="preserve"> </w:t>
      </w:r>
      <w:r w:rsidR="00B8654B">
        <w:rPr>
          <w:sz w:val="24"/>
          <w:szCs w:val="24"/>
        </w:rPr>
        <w:t>It</w:t>
      </w:r>
      <w:r w:rsidR="00B8654B" w:rsidRPr="00F44CCF">
        <w:rPr>
          <w:sz w:val="24"/>
          <w:szCs w:val="24"/>
        </w:rPr>
        <w:t xml:space="preserve"> </w:t>
      </w:r>
      <w:r w:rsidR="00F44CCF" w:rsidRPr="00F44CCF">
        <w:rPr>
          <w:sz w:val="24"/>
          <w:szCs w:val="24"/>
        </w:rPr>
        <w:t xml:space="preserve">is an integrated approach that incorporates the entire ecosystem, including humans, into resource management decisions, </w:t>
      </w:r>
      <w:ins w:id="11" w:author="Richard Merrick" w:date="2015-06-14T14:56:00Z">
        <w:r w:rsidR="009F4871">
          <w:rPr>
            <w:sz w:val="24"/>
            <w:szCs w:val="24"/>
          </w:rPr>
          <w:t xml:space="preserve">responds to a changing marine climate </w:t>
        </w:r>
      </w:ins>
      <w:r w:rsidR="00F44CCF" w:rsidRPr="00F44CCF">
        <w:rPr>
          <w:sz w:val="24"/>
          <w:szCs w:val="24"/>
        </w:rPr>
        <w:t xml:space="preserve">and is guided by an adaptive management approach. </w:t>
      </w:r>
    </w:p>
    <w:p w14:paraId="51C9C99B" w14:textId="77777777" w:rsidR="00DE1A41" w:rsidRPr="003C1719" w:rsidRDefault="00DE1A41" w:rsidP="00171056">
      <w:pPr>
        <w:autoSpaceDE w:val="0"/>
        <w:autoSpaceDN w:val="0"/>
        <w:adjustRightInd w:val="0"/>
        <w:spacing w:after="0" w:line="240" w:lineRule="auto"/>
        <w:rPr>
          <w:rFonts w:cs="MinionPro-Regular"/>
          <w:sz w:val="24"/>
          <w:szCs w:val="24"/>
        </w:rPr>
      </w:pPr>
    </w:p>
    <w:p w14:paraId="45481926" w14:textId="5ACC036E" w:rsidR="00AD5C42" w:rsidRPr="00FC39DC" w:rsidRDefault="00AD5C42" w:rsidP="00171056">
      <w:pPr>
        <w:autoSpaceDE w:val="0"/>
        <w:autoSpaceDN w:val="0"/>
        <w:adjustRightInd w:val="0"/>
        <w:spacing w:after="0" w:line="240" w:lineRule="auto"/>
        <w:rPr>
          <w:rFonts w:cs="MinionPro-Regular"/>
          <w:sz w:val="24"/>
          <w:szCs w:val="24"/>
        </w:rPr>
      </w:pPr>
      <w:r w:rsidRPr="00FC39DC">
        <w:rPr>
          <w:rFonts w:cs="MinionPro-Regular"/>
          <w:sz w:val="24"/>
          <w:szCs w:val="24"/>
        </w:rPr>
        <w:t xml:space="preserve">This guidance </w:t>
      </w:r>
      <w:r w:rsidR="00494DA9">
        <w:rPr>
          <w:rFonts w:cs="MinionPro-Regular"/>
          <w:sz w:val="24"/>
          <w:szCs w:val="24"/>
        </w:rPr>
        <w:t>supports</w:t>
      </w:r>
      <w:r w:rsidR="00D51F2F">
        <w:rPr>
          <w:rFonts w:cs="MinionPro-Regular"/>
          <w:sz w:val="24"/>
          <w:szCs w:val="24"/>
        </w:rPr>
        <w:t xml:space="preserve"> the priorities </w:t>
      </w:r>
      <w:r w:rsidR="00F90EFA" w:rsidRPr="00F90EFA">
        <w:rPr>
          <w:rFonts w:cs="MinionPro-Regular"/>
          <w:sz w:val="24"/>
          <w:szCs w:val="24"/>
        </w:rPr>
        <w:t xml:space="preserve">outlined in </w:t>
      </w:r>
      <w:r w:rsidR="00C15502">
        <w:rPr>
          <w:rFonts w:cs="MinionPro-Regular"/>
          <w:sz w:val="24"/>
          <w:szCs w:val="24"/>
        </w:rPr>
        <w:t>recent</w:t>
      </w:r>
      <w:r w:rsidR="00F90EFA" w:rsidRPr="00F90EFA">
        <w:rPr>
          <w:rFonts w:cs="MinionPro-Regular"/>
          <w:sz w:val="24"/>
          <w:szCs w:val="24"/>
        </w:rPr>
        <w:t xml:space="preserve"> announcement</w:t>
      </w:r>
      <w:r w:rsidR="00F90EFA">
        <w:rPr>
          <w:rFonts w:cs="MinionPro-Regular"/>
          <w:sz w:val="24"/>
          <w:szCs w:val="24"/>
        </w:rPr>
        <w:t>s</w:t>
      </w:r>
      <w:r w:rsidR="00F90EFA" w:rsidRPr="00F90EFA">
        <w:rPr>
          <w:rFonts w:cs="MinionPro-Regular"/>
          <w:sz w:val="24"/>
          <w:szCs w:val="24"/>
        </w:rPr>
        <w:t xml:space="preserve"> by the Administration</w:t>
      </w:r>
      <w:r w:rsidR="00F90EFA">
        <w:rPr>
          <w:rFonts w:cs="MinionPro-Regular"/>
          <w:sz w:val="24"/>
          <w:szCs w:val="24"/>
        </w:rPr>
        <w:t xml:space="preserve">, </w:t>
      </w:r>
      <w:del w:id="12" w:author="Richard Merrick" w:date="2015-06-14T14:56:00Z">
        <w:r w:rsidR="00F90EFA" w:rsidRPr="00F90EFA" w:rsidDel="009F4871">
          <w:rPr>
            <w:rFonts w:cs="MinionPro-Regular"/>
            <w:sz w:val="24"/>
            <w:szCs w:val="24"/>
          </w:rPr>
          <w:delText xml:space="preserve"> </w:delText>
        </w:r>
      </w:del>
      <w:r w:rsidR="00F90EFA">
        <w:rPr>
          <w:rFonts w:cs="MinionPro-Regular"/>
          <w:sz w:val="24"/>
          <w:szCs w:val="24"/>
        </w:rPr>
        <w:t xml:space="preserve">the Secretary’s priorities </w:t>
      </w:r>
      <w:r w:rsidR="00D51F2F">
        <w:rPr>
          <w:rFonts w:cs="MinionPro-Regular"/>
          <w:sz w:val="24"/>
          <w:szCs w:val="24"/>
        </w:rPr>
        <w:t xml:space="preserve">outlined </w:t>
      </w:r>
      <w:r w:rsidR="00342F3A">
        <w:rPr>
          <w:rFonts w:cs="MinionPro-Regular"/>
          <w:sz w:val="24"/>
          <w:szCs w:val="24"/>
        </w:rPr>
        <w:t xml:space="preserve">in </w:t>
      </w:r>
      <w:r w:rsidR="00D51F2F">
        <w:rPr>
          <w:rFonts w:cs="MinionPro-Regular"/>
          <w:sz w:val="24"/>
          <w:szCs w:val="24"/>
        </w:rPr>
        <w:t xml:space="preserve">the </w:t>
      </w:r>
      <w:r w:rsidR="00494DA9">
        <w:rPr>
          <w:rFonts w:cs="MinionPro-Regular"/>
          <w:sz w:val="24"/>
          <w:szCs w:val="24"/>
        </w:rPr>
        <w:t xml:space="preserve">2014 </w:t>
      </w:r>
      <w:r w:rsidR="00D51F2F">
        <w:rPr>
          <w:rFonts w:cs="MinionPro-Regular"/>
          <w:sz w:val="24"/>
          <w:szCs w:val="24"/>
        </w:rPr>
        <w:t>Department of Commerce Strategic Plan</w:t>
      </w:r>
      <w:r w:rsidR="00E6446A">
        <w:rPr>
          <w:rFonts w:cs="MinionPro-Regular"/>
          <w:sz w:val="24"/>
          <w:szCs w:val="24"/>
        </w:rPr>
        <w:t xml:space="preserve"> (see sidebar)</w:t>
      </w:r>
      <w:r w:rsidR="00D51F2F">
        <w:rPr>
          <w:rFonts w:cs="MinionPro-Regular"/>
          <w:sz w:val="24"/>
          <w:szCs w:val="24"/>
        </w:rPr>
        <w:t xml:space="preserve"> and the </w:t>
      </w:r>
      <w:r w:rsidR="00494DA9">
        <w:rPr>
          <w:rFonts w:cs="MinionPro-Regular"/>
          <w:sz w:val="24"/>
          <w:szCs w:val="24"/>
        </w:rPr>
        <w:t>NOAA Administrator’s</w:t>
      </w:r>
      <w:r w:rsidR="00D51F2F">
        <w:rPr>
          <w:rFonts w:cs="MinionPro-Regular"/>
          <w:sz w:val="24"/>
          <w:szCs w:val="24"/>
        </w:rPr>
        <w:t xml:space="preserve"> </w:t>
      </w:r>
      <w:r w:rsidR="003B7E60">
        <w:rPr>
          <w:rFonts w:cs="MinionPro-Regular"/>
          <w:sz w:val="24"/>
          <w:szCs w:val="24"/>
        </w:rPr>
        <w:t xml:space="preserve">FY </w:t>
      </w:r>
      <w:del w:id="13" w:author="Richard Merrick" w:date="2015-06-14T14:53:00Z">
        <w:r w:rsidR="00C76C98" w:rsidDel="00CD7965">
          <w:rPr>
            <w:rFonts w:cs="MinionPro-Regular"/>
            <w:sz w:val="24"/>
            <w:szCs w:val="24"/>
          </w:rPr>
          <w:delText>20</w:delText>
        </w:r>
        <w:r w:rsidR="003B7E60" w:rsidDel="00CD7965">
          <w:rPr>
            <w:rFonts w:cs="MinionPro-Regular"/>
            <w:sz w:val="24"/>
            <w:szCs w:val="24"/>
          </w:rPr>
          <w:delText>15</w:delText>
        </w:r>
      </w:del>
      <w:ins w:id="14" w:author="Richard Merrick" w:date="2015-06-14T14:53:00Z">
        <w:r w:rsidR="00CD7965">
          <w:rPr>
            <w:rFonts w:cs="MinionPro-Regular"/>
            <w:sz w:val="24"/>
            <w:szCs w:val="24"/>
          </w:rPr>
          <w:t>2016</w:t>
        </w:r>
      </w:ins>
      <w:r w:rsidR="003B7E60">
        <w:rPr>
          <w:rFonts w:cs="MinionPro-Regular"/>
          <w:sz w:val="24"/>
          <w:szCs w:val="24"/>
        </w:rPr>
        <w:t xml:space="preserve"> </w:t>
      </w:r>
      <w:r w:rsidR="00494DA9">
        <w:rPr>
          <w:rFonts w:cs="MinionPro-Regular"/>
          <w:sz w:val="24"/>
          <w:szCs w:val="24"/>
        </w:rPr>
        <w:t xml:space="preserve">priorities: a) provide information and services to make communities more resilient; and </w:t>
      </w:r>
      <w:r w:rsidR="001573D2">
        <w:rPr>
          <w:rFonts w:cs="MinionPro-Regular"/>
          <w:sz w:val="24"/>
          <w:szCs w:val="24"/>
        </w:rPr>
        <w:t>b</w:t>
      </w:r>
      <w:r w:rsidR="00494DA9">
        <w:rPr>
          <w:rFonts w:cs="MinionPro-Regular"/>
          <w:sz w:val="24"/>
          <w:szCs w:val="24"/>
        </w:rPr>
        <w:t>) achieve organization excellence</w:t>
      </w:r>
      <w:r w:rsidR="00CC7FEC">
        <w:rPr>
          <w:rFonts w:cs="MinionPro-Regular"/>
          <w:sz w:val="24"/>
          <w:szCs w:val="24"/>
        </w:rPr>
        <w:t xml:space="preserve"> (see sidebar)</w:t>
      </w:r>
      <w:r w:rsidR="00494DA9">
        <w:rPr>
          <w:rFonts w:cs="MinionPro-Regular"/>
          <w:sz w:val="24"/>
          <w:szCs w:val="24"/>
        </w:rPr>
        <w:t>.  In</w:t>
      </w:r>
      <w:r w:rsidR="004B07DA">
        <w:rPr>
          <w:rFonts w:cs="MinionPro-Regular"/>
          <w:sz w:val="24"/>
          <w:szCs w:val="24"/>
        </w:rPr>
        <w:t xml:space="preserve"> addition</w:t>
      </w:r>
      <w:r w:rsidR="00342F3A">
        <w:rPr>
          <w:rFonts w:cs="MinionPro-Regular"/>
          <w:sz w:val="24"/>
          <w:szCs w:val="24"/>
        </w:rPr>
        <w:t>,</w:t>
      </w:r>
      <w:r w:rsidR="004B07DA">
        <w:rPr>
          <w:rFonts w:cs="MinionPro-Regular"/>
          <w:sz w:val="24"/>
          <w:szCs w:val="24"/>
        </w:rPr>
        <w:t xml:space="preserve"> th</w:t>
      </w:r>
      <w:r w:rsidR="00342F3A">
        <w:rPr>
          <w:rFonts w:cs="MinionPro-Regular"/>
          <w:sz w:val="24"/>
          <w:szCs w:val="24"/>
        </w:rPr>
        <w:t>is</w:t>
      </w:r>
      <w:r w:rsidR="004B07DA">
        <w:rPr>
          <w:rFonts w:cs="MinionPro-Regular"/>
          <w:sz w:val="24"/>
          <w:szCs w:val="24"/>
        </w:rPr>
        <w:t xml:space="preserve"> guidance reflects</w:t>
      </w:r>
      <w:r w:rsidRPr="00FC39DC">
        <w:rPr>
          <w:rFonts w:cs="MinionPro-Regular"/>
          <w:sz w:val="24"/>
          <w:szCs w:val="24"/>
        </w:rPr>
        <w:t xml:space="preserve"> </w:t>
      </w:r>
      <w:r w:rsidR="00494DA9">
        <w:rPr>
          <w:rFonts w:cs="MinionPro-Regular"/>
          <w:sz w:val="24"/>
          <w:szCs w:val="24"/>
        </w:rPr>
        <w:t xml:space="preserve">our </w:t>
      </w:r>
      <w:r w:rsidRPr="00FC39DC">
        <w:rPr>
          <w:rFonts w:cs="MinionPro-Regular"/>
          <w:sz w:val="24"/>
          <w:szCs w:val="24"/>
        </w:rPr>
        <w:t xml:space="preserve">mission functions in the context of external </w:t>
      </w:r>
      <w:r w:rsidR="00494DA9">
        <w:rPr>
          <w:rFonts w:cs="MinionPro-Regular"/>
          <w:sz w:val="24"/>
          <w:szCs w:val="24"/>
        </w:rPr>
        <w:t>factors (</w:t>
      </w:r>
      <w:r w:rsidR="00342F3A">
        <w:rPr>
          <w:rFonts w:cs="MinionPro-Regular"/>
          <w:sz w:val="24"/>
          <w:szCs w:val="24"/>
        </w:rPr>
        <w:t>e.g.</w:t>
      </w:r>
      <w:r w:rsidR="00C47BBB">
        <w:rPr>
          <w:rFonts w:cs="MinionPro-Regular"/>
          <w:sz w:val="24"/>
          <w:szCs w:val="24"/>
        </w:rPr>
        <w:t>,</w:t>
      </w:r>
      <w:r w:rsidR="00494DA9">
        <w:rPr>
          <w:rFonts w:cs="MinionPro-Regular"/>
          <w:sz w:val="24"/>
          <w:szCs w:val="24"/>
        </w:rPr>
        <w:t xml:space="preserve"> climate events </w:t>
      </w:r>
      <w:r w:rsidR="003B6EE6">
        <w:rPr>
          <w:rFonts w:cs="MinionPro-Regular"/>
          <w:sz w:val="24"/>
          <w:szCs w:val="24"/>
        </w:rPr>
        <w:t xml:space="preserve">that may </w:t>
      </w:r>
      <w:r w:rsidR="00494DA9">
        <w:rPr>
          <w:rFonts w:cs="MinionPro-Regular"/>
          <w:sz w:val="24"/>
          <w:szCs w:val="24"/>
        </w:rPr>
        <w:t>affect coastal and marine ecosystems</w:t>
      </w:r>
      <w:r w:rsidR="003B6EE6" w:rsidRPr="003B6EE6">
        <w:t xml:space="preserve"> </w:t>
      </w:r>
      <w:r w:rsidR="003B6EE6" w:rsidRPr="003B6EE6">
        <w:rPr>
          <w:rFonts w:cs="MinionPro-Regular"/>
          <w:sz w:val="24"/>
          <w:szCs w:val="24"/>
        </w:rPr>
        <w:t>substantially</w:t>
      </w:r>
      <w:r w:rsidR="00494DA9">
        <w:rPr>
          <w:rFonts w:cs="MinionPro-Regular"/>
          <w:sz w:val="24"/>
          <w:szCs w:val="24"/>
        </w:rPr>
        <w:t>)</w:t>
      </w:r>
      <w:r w:rsidR="004B07DA">
        <w:rPr>
          <w:rFonts w:cs="MinionPro-Regular"/>
          <w:sz w:val="24"/>
          <w:szCs w:val="24"/>
        </w:rPr>
        <w:t>,</w:t>
      </w:r>
      <w:r w:rsidRPr="00FC39DC">
        <w:rPr>
          <w:rFonts w:cs="MinionPro-Regular"/>
          <w:sz w:val="24"/>
          <w:szCs w:val="24"/>
        </w:rPr>
        <w:t xml:space="preserve"> outcomes of recent </w:t>
      </w:r>
      <w:r w:rsidR="00494DA9">
        <w:rPr>
          <w:rFonts w:cs="MinionPro-Regular"/>
          <w:sz w:val="24"/>
          <w:szCs w:val="24"/>
        </w:rPr>
        <w:t xml:space="preserve">NOAA Fisheries </w:t>
      </w:r>
      <w:r w:rsidR="005743FB">
        <w:rPr>
          <w:rFonts w:cs="MinionPro-Regular"/>
          <w:sz w:val="24"/>
          <w:szCs w:val="24"/>
        </w:rPr>
        <w:t>Leadership Council discussions</w:t>
      </w:r>
      <w:r>
        <w:rPr>
          <w:rFonts w:cs="MinionPro-Regular"/>
          <w:sz w:val="24"/>
          <w:szCs w:val="24"/>
        </w:rPr>
        <w:t xml:space="preserve">, </w:t>
      </w:r>
      <w:r w:rsidR="00342F3A">
        <w:rPr>
          <w:rFonts w:cs="MinionPro-Regular"/>
          <w:sz w:val="24"/>
          <w:szCs w:val="24"/>
        </w:rPr>
        <w:t>and</w:t>
      </w:r>
      <w:r w:rsidR="00FC1F6B">
        <w:rPr>
          <w:rFonts w:cs="MinionPro-Regular"/>
          <w:sz w:val="24"/>
          <w:szCs w:val="24"/>
        </w:rPr>
        <w:t xml:space="preserve"> </w:t>
      </w:r>
      <w:r w:rsidRPr="00F44CCF">
        <w:rPr>
          <w:rFonts w:cs="MinionPro-Regular"/>
          <w:sz w:val="24"/>
          <w:szCs w:val="24"/>
        </w:rPr>
        <w:t xml:space="preserve">broad </w:t>
      </w:r>
      <w:r w:rsidR="00342F3A">
        <w:rPr>
          <w:rFonts w:cs="MinionPro-Regular"/>
          <w:sz w:val="24"/>
          <w:szCs w:val="24"/>
        </w:rPr>
        <w:t>A</w:t>
      </w:r>
      <w:r w:rsidRPr="00F44CCF">
        <w:rPr>
          <w:rFonts w:cs="MinionPro-Regular"/>
          <w:sz w:val="24"/>
          <w:szCs w:val="24"/>
        </w:rPr>
        <w:t xml:space="preserve">dministration priorities </w:t>
      </w:r>
      <w:r w:rsidR="00C47BBB">
        <w:rPr>
          <w:rFonts w:cs="MinionPro-Regular"/>
          <w:sz w:val="24"/>
          <w:szCs w:val="24"/>
        </w:rPr>
        <w:t xml:space="preserve">including </w:t>
      </w:r>
      <w:r w:rsidRPr="00F44CCF">
        <w:rPr>
          <w:rFonts w:cs="MinionPro-Regular"/>
          <w:sz w:val="24"/>
          <w:szCs w:val="24"/>
        </w:rPr>
        <w:t>the National Ocean Policy</w:t>
      </w:r>
      <w:r w:rsidR="00494DA9">
        <w:rPr>
          <w:rFonts w:cs="MinionPro-Regular"/>
          <w:sz w:val="24"/>
          <w:szCs w:val="24"/>
        </w:rPr>
        <w:t>, the President’s Climate Action Plan</w:t>
      </w:r>
      <w:r w:rsidR="00C47BBB">
        <w:rPr>
          <w:rFonts w:cs="MinionPro-Regular"/>
          <w:sz w:val="24"/>
          <w:szCs w:val="24"/>
        </w:rPr>
        <w:t>,</w:t>
      </w:r>
      <w:r w:rsidR="00D15440" w:rsidRPr="00F44CCF">
        <w:rPr>
          <w:rFonts w:cs="MinionPro-Regular"/>
          <w:sz w:val="24"/>
          <w:szCs w:val="24"/>
        </w:rPr>
        <w:t xml:space="preserve"> and the National Strategy for the Arctic Region</w:t>
      </w:r>
      <w:r w:rsidR="005D7BEE" w:rsidRPr="00F44CCF">
        <w:rPr>
          <w:rFonts w:cs="MinionPro-Regular"/>
          <w:sz w:val="24"/>
          <w:szCs w:val="24"/>
        </w:rPr>
        <w:t>.</w:t>
      </w:r>
      <w:r w:rsidR="005D7BEE">
        <w:rPr>
          <w:rFonts w:cs="MinionPro-Regular"/>
          <w:sz w:val="24"/>
          <w:szCs w:val="24"/>
        </w:rPr>
        <w:t xml:space="preserve"> </w:t>
      </w:r>
    </w:p>
    <w:p w14:paraId="79F99879" w14:textId="77777777" w:rsidR="00171056" w:rsidRPr="007B1802" w:rsidRDefault="00534C65" w:rsidP="007B1802">
      <w:pPr>
        <w:autoSpaceDE w:val="0"/>
        <w:autoSpaceDN w:val="0"/>
        <w:adjustRightInd w:val="0"/>
        <w:spacing w:before="120" w:after="0" w:line="240" w:lineRule="auto"/>
        <w:rPr>
          <w:rFonts w:cs="HelveticaNeueLTStd-BdCn"/>
          <w:b/>
          <w:color w:val="548DD4" w:themeColor="text2" w:themeTint="99"/>
          <w:sz w:val="28"/>
          <w:szCs w:val="28"/>
        </w:rPr>
      </w:pPr>
      <w:r>
        <w:rPr>
          <w:rFonts w:cs="MinionPro-Regular"/>
          <w:sz w:val="26"/>
          <w:szCs w:val="26"/>
        </w:rPr>
        <w:br w:type="page"/>
      </w:r>
      <w:r w:rsidR="00171056" w:rsidRPr="007B1802">
        <w:rPr>
          <w:rFonts w:cs="HelveticaNeueLTStd-BdCn"/>
          <w:b/>
          <w:color w:val="548DD4" w:themeColor="text2" w:themeTint="99"/>
          <w:sz w:val="28"/>
          <w:szCs w:val="28"/>
        </w:rPr>
        <w:lastRenderedPageBreak/>
        <w:t>A Challenging Fiscal Context</w:t>
      </w:r>
    </w:p>
    <w:p w14:paraId="775B59B5" w14:textId="77777777" w:rsidR="00910EBF" w:rsidRDefault="00910EBF" w:rsidP="00171056">
      <w:pPr>
        <w:autoSpaceDE w:val="0"/>
        <w:autoSpaceDN w:val="0"/>
        <w:adjustRightInd w:val="0"/>
        <w:spacing w:after="0" w:line="240" w:lineRule="auto"/>
        <w:rPr>
          <w:rFonts w:cs="MinionPro-Regular"/>
          <w:color w:val="000000"/>
          <w:sz w:val="24"/>
          <w:szCs w:val="24"/>
        </w:rPr>
      </w:pPr>
    </w:p>
    <w:p w14:paraId="068D696C" w14:textId="10AAAD62" w:rsidR="00441B24" w:rsidRDefault="00DE1A41" w:rsidP="00171056">
      <w:pPr>
        <w:autoSpaceDE w:val="0"/>
        <w:autoSpaceDN w:val="0"/>
        <w:adjustRightInd w:val="0"/>
        <w:spacing w:after="0" w:line="240" w:lineRule="auto"/>
        <w:rPr>
          <w:rFonts w:cs="Arial"/>
          <w:sz w:val="24"/>
          <w:szCs w:val="24"/>
        </w:rPr>
      </w:pPr>
      <w:r w:rsidRPr="00EE455E">
        <w:rPr>
          <w:rFonts w:cs="MinionPro-Regular"/>
          <w:color w:val="000000"/>
          <w:sz w:val="24"/>
          <w:szCs w:val="24"/>
        </w:rPr>
        <w:t xml:space="preserve">The </w:t>
      </w:r>
      <w:r w:rsidR="003C4560">
        <w:rPr>
          <w:rFonts w:cs="MinionPro-Regular"/>
          <w:color w:val="000000"/>
          <w:sz w:val="24"/>
          <w:szCs w:val="24"/>
        </w:rPr>
        <w:t xml:space="preserve">federal </w:t>
      </w:r>
      <w:r w:rsidRPr="00EE455E">
        <w:rPr>
          <w:rFonts w:cs="MinionPro-Regular"/>
          <w:color w:val="000000"/>
          <w:sz w:val="24"/>
          <w:szCs w:val="24"/>
        </w:rPr>
        <w:t>fiscal c</w:t>
      </w:r>
      <w:r w:rsidR="003C4560">
        <w:rPr>
          <w:rFonts w:cs="MinionPro-Regular"/>
          <w:color w:val="000000"/>
          <w:sz w:val="24"/>
          <w:szCs w:val="24"/>
        </w:rPr>
        <w:t>limate</w:t>
      </w:r>
      <w:r w:rsidRPr="00EE455E">
        <w:rPr>
          <w:rFonts w:cs="MinionPro-Regular"/>
          <w:color w:val="000000"/>
          <w:sz w:val="24"/>
          <w:szCs w:val="24"/>
        </w:rPr>
        <w:t xml:space="preserve"> </w:t>
      </w:r>
      <w:r w:rsidR="003B6EE6">
        <w:rPr>
          <w:rFonts w:cs="MinionPro-Regular"/>
          <w:color w:val="000000"/>
          <w:sz w:val="24"/>
          <w:szCs w:val="24"/>
        </w:rPr>
        <w:t xml:space="preserve">continues to present challenges for </w:t>
      </w:r>
      <w:r w:rsidR="00BC17E2">
        <w:rPr>
          <w:rFonts w:cs="MinionPro-Regular"/>
          <w:color w:val="000000"/>
          <w:sz w:val="24"/>
          <w:szCs w:val="24"/>
        </w:rPr>
        <w:t xml:space="preserve">all </w:t>
      </w:r>
      <w:r w:rsidR="003B6EE6">
        <w:rPr>
          <w:rFonts w:cs="MinionPro-Regular"/>
          <w:color w:val="000000"/>
          <w:sz w:val="24"/>
          <w:szCs w:val="24"/>
        </w:rPr>
        <w:t>agencies</w:t>
      </w:r>
      <w:r w:rsidR="00C47BBB">
        <w:rPr>
          <w:rFonts w:cs="MinionPro-Regular"/>
          <w:color w:val="000000"/>
          <w:sz w:val="24"/>
          <w:szCs w:val="24"/>
        </w:rPr>
        <w:t>,</w:t>
      </w:r>
      <w:r w:rsidR="003B6EE6">
        <w:rPr>
          <w:rFonts w:cs="MinionPro-Regular"/>
          <w:color w:val="000000"/>
          <w:sz w:val="24"/>
          <w:szCs w:val="24"/>
        </w:rPr>
        <w:t xml:space="preserve"> yet there are promising opportunities on the horizon with respect to innovation and technology applications</w:t>
      </w:r>
      <w:r w:rsidR="00570C6F">
        <w:rPr>
          <w:rFonts w:cs="MinionPro-Regular"/>
          <w:color w:val="000000"/>
          <w:sz w:val="24"/>
          <w:szCs w:val="24"/>
        </w:rPr>
        <w:t xml:space="preserve"> that may help mitigate impacts caused by budget constraints</w:t>
      </w:r>
      <w:r w:rsidR="003B6EE6">
        <w:rPr>
          <w:rFonts w:cs="MinionPro-Regular"/>
          <w:color w:val="000000"/>
          <w:sz w:val="24"/>
          <w:szCs w:val="24"/>
        </w:rPr>
        <w:t xml:space="preserve">. </w:t>
      </w:r>
      <w:r w:rsidR="00C47BBB">
        <w:rPr>
          <w:rFonts w:cs="MinionPro-Regular"/>
          <w:color w:val="000000"/>
          <w:sz w:val="24"/>
          <w:szCs w:val="24"/>
        </w:rPr>
        <w:t>I</w:t>
      </w:r>
      <w:r w:rsidR="003B6EE6">
        <w:rPr>
          <w:rFonts w:cs="MinionPro-Regular"/>
          <w:color w:val="000000"/>
          <w:sz w:val="24"/>
          <w:szCs w:val="24"/>
        </w:rPr>
        <w:t xml:space="preserve">mprovements to </w:t>
      </w:r>
      <w:r w:rsidRPr="00EE455E">
        <w:rPr>
          <w:rFonts w:cs="MinionPro-Regular"/>
          <w:color w:val="000000"/>
          <w:sz w:val="24"/>
          <w:szCs w:val="24"/>
        </w:rPr>
        <w:t>national and global economic</w:t>
      </w:r>
      <w:r w:rsidR="007E2985" w:rsidRPr="00EE455E">
        <w:rPr>
          <w:rFonts w:cs="MinionPro-Regular"/>
          <w:color w:val="000000"/>
          <w:sz w:val="24"/>
          <w:szCs w:val="24"/>
        </w:rPr>
        <w:t xml:space="preserve"> </w:t>
      </w:r>
      <w:r w:rsidRPr="00EE455E">
        <w:rPr>
          <w:rFonts w:cs="MinionPro-Regular"/>
          <w:color w:val="000000"/>
          <w:sz w:val="24"/>
          <w:szCs w:val="24"/>
        </w:rPr>
        <w:t xml:space="preserve">growth, consumer and business confidence, and national budget deficits </w:t>
      </w:r>
      <w:r w:rsidR="00C47BBB">
        <w:rPr>
          <w:rFonts w:cs="MinionPro-Regular"/>
          <w:color w:val="000000"/>
          <w:sz w:val="24"/>
          <w:szCs w:val="24"/>
        </w:rPr>
        <w:t xml:space="preserve">continue to </w:t>
      </w:r>
      <w:r w:rsidR="007C38E3">
        <w:rPr>
          <w:rFonts w:cs="MinionPro-Regular"/>
          <w:color w:val="000000"/>
          <w:sz w:val="24"/>
          <w:szCs w:val="24"/>
        </w:rPr>
        <w:t>occur</w:t>
      </w:r>
      <w:r w:rsidR="003B6EE6">
        <w:rPr>
          <w:rFonts w:cs="MinionPro-Regular"/>
          <w:color w:val="000000"/>
          <w:sz w:val="24"/>
          <w:szCs w:val="24"/>
        </w:rPr>
        <w:t xml:space="preserve">. </w:t>
      </w:r>
      <w:r w:rsidR="00BC17E2">
        <w:rPr>
          <w:rFonts w:cs="MinionPro-Regular"/>
          <w:color w:val="000000"/>
          <w:sz w:val="24"/>
          <w:szCs w:val="24"/>
        </w:rPr>
        <w:t>Although t</w:t>
      </w:r>
      <w:r w:rsidR="003B6EE6">
        <w:rPr>
          <w:rFonts w:cs="MinionPro-Regular"/>
          <w:color w:val="000000"/>
          <w:sz w:val="24"/>
          <w:szCs w:val="24"/>
        </w:rPr>
        <w:t xml:space="preserve">he </w:t>
      </w:r>
      <w:r w:rsidR="00024514">
        <w:rPr>
          <w:rFonts w:cs="MinionPro-Regular"/>
          <w:color w:val="000000"/>
          <w:sz w:val="24"/>
          <w:szCs w:val="24"/>
        </w:rPr>
        <w:t xml:space="preserve">FY 2014 government </w:t>
      </w:r>
      <w:r w:rsidR="00BC17E2">
        <w:rPr>
          <w:rFonts w:cs="MinionPro-Regular"/>
          <w:color w:val="000000"/>
          <w:sz w:val="24"/>
          <w:szCs w:val="24"/>
        </w:rPr>
        <w:t>shutdown</w:t>
      </w:r>
      <w:r w:rsidR="00120EBC">
        <w:rPr>
          <w:rFonts w:cs="MinionPro-Regular"/>
          <w:color w:val="000000"/>
          <w:sz w:val="24"/>
          <w:szCs w:val="24"/>
        </w:rPr>
        <w:t xml:space="preserve"> and sequestration</w:t>
      </w:r>
      <w:r w:rsidR="00BC17E2" w:rsidRPr="00F44CCF">
        <w:rPr>
          <w:rFonts w:cs="MinionPro-Regular"/>
          <w:color w:val="000000"/>
          <w:sz w:val="24"/>
          <w:szCs w:val="24"/>
        </w:rPr>
        <w:t xml:space="preserve"> </w:t>
      </w:r>
      <w:r w:rsidR="00BC17E2">
        <w:rPr>
          <w:rFonts w:cs="MinionPro-Regular"/>
          <w:color w:val="000000"/>
          <w:sz w:val="24"/>
          <w:szCs w:val="24"/>
        </w:rPr>
        <w:t xml:space="preserve">affected </w:t>
      </w:r>
      <w:r w:rsidR="00910EBF" w:rsidRPr="00F44CCF">
        <w:rPr>
          <w:rFonts w:cs="MinionPro-Regular"/>
          <w:color w:val="000000"/>
          <w:sz w:val="24"/>
          <w:szCs w:val="24"/>
        </w:rPr>
        <w:t>NOAA</w:t>
      </w:r>
      <w:r w:rsidR="00EE455E" w:rsidRPr="00F44CCF">
        <w:rPr>
          <w:rFonts w:cs="MinionPro-Regular"/>
          <w:color w:val="000000"/>
          <w:sz w:val="24"/>
          <w:szCs w:val="24"/>
        </w:rPr>
        <w:t xml:space="preserve"> </w:t>
      </w:r>
      <w:r w:rsidR="00910EBF" w:rsidRPr="00F44CCF">
        <w:rPr>
          <w:rFonts w:cs="MinionPro-Regular"/>
          <w:color w:val="000000"/>
          <w:sz w:val="24"/>
          <w:szCs w:val="24"/>
        </w:rPr>
        <w:t>Fisheries</w:t>
      </w:r>
      <w:r w:rsidR="00BC17E2">
        <w:rPr>
          <w:rFonts w:cs="MinionPro-Regular"/>
          <w:color w:val="000000"/>
          <w:sz w:val="24"/>
          <w:szCs w:val="24"/>
        </w:rPr>
        <w:t>, we</w:t>
      </w:r>
      <w:r w:rsidR="003B6EE6">
        <w:rPr>
          <w:rFonts w:cs="Arial"/>
          <w:sz w:val="24"/>
          <w:szCs w:val="24"/>
        </w:rPr>
        <w:t xml:space="preserve"> rebounded </w:t>
      </w:r>
      <w:r w:rsidR="002110BB">
        <w:rPr>
          <w:rFonts w:cs="Arial"/>
          <w:sz w:val="24"/>
          <w:szCs w:val="24"/>
        </w:rPr>
        <w:t xml:space="preserve">effectively with the valuable support </w:t>
      </w:r>
      <w:r w:rsidR="003B7E60">
        <w:rPr>
          <w:rFonts w:cs="Arial"/>
          <w:sz w:val="24"/>
          <w:szCs w:val="24"/>
        </w:rPr>
        <w:t xml:space="preserve">and commitment </w:t>
      </w:r>
      <w:r w:rsidR="002110BB">
        <w:rPr>
          <w:rFonts w:cs="Arial"/>
          <w:sz w:val="24"/>
          <w:szCs w:val="24"/>
        </w:rPr>
        <w:t xml:space="preserve">of </w:t>
      </w:r>
      <w:r w:rsidR="00BC17E2">
        <w:rPr>
          <w:rFonts w:cs="Arial"/>
          <w:sz w:val="24"/>
          <w:szCs w:val="24"/>
        </w:rPr>
        <w:t xml:space="preserve">our </w:t>
      </w:r>
      <w:r w:rsidR="002110BB">
        <w:rPr>
          <w:rFonts w:cs="Arial"/>
          <w:sz w:val="24"/>
          <w:szCs w:val="24"/>
        </w:rPr>
        <w:t xml:space="preserve">workforce.  </w:t>
      </w:r>
      <w:r w:rsidR="00B8754F">
        <w:rPr>
          <w:rFonts w:cs="Arial"/>
          <w:sz w:val="24"/>
          <w:szCs w:val="24"/>
        </w:rPr>
        <w:t>That said, w</w:t>
      </w:r>
      <w:r w:rsidR="00E7297A">
        <w:rPr>
          <w:rFonts w:cs="Arial"/>
          <w:sz w:val="24"/>
          <w:szCs w:val="24"/>
        </w:rPr>
        <w:t>e</w:t>
      </w:r>
      <w:r w:rsidR="00C47BBB">
        <w:rPr>
          <w:rFonts w:cs="Arial"/>
          <w:sz w:val="24"/>
          <w:szCs w:val="24"/>
        </w:rPr>
        <w:t xml:space="preserve"> </w:t>
      </w:r>
      <w:r w:rsidR="006753F8">
        <w:rPr>
          <w:rFonts w:cs="Arial"/>
          <w:sz w:val="24"/>
          <w:szCs w:val="24"/>
        </w:rPr>
        <w:t>have</w:t>
      </w:r>
      <w:r w:rsidR="00C47BBB">
        <w:rPr>
          <w:rFonts w:cs="Arial"/>
          <w:sz w:val="24"/>
          <w:szCs w:val="24"/>
        </w:rPr>
        <w:t xml:space="preserve"> </w:t>
      </w:r>
      <w:r w:rsidR="006753F8">
        <w:rPr>
          <w:rFonts w:cs="Arial"/>
          <w:sz w:val="24"/>
          <w:szCs w:val="24"/>
        </w:rPr>
        <w:t>sustained</w:t>
      </w:r>
      <w:r w:rsidR="006753F8" w:rsidRPr="00F44CCF">
        <w:rPr>
          <w:rFonts w:cs="Arial"/>
          <w:sz w:val="24"/>
          <w:szCs w:val="24"/>
        </w:rPr>
        <w:t xml:space="preserve"> </w:t>
      </w:r>
      <w:r w:rsidR="00441B24" w:rsidRPr="00F44CCF">
        <w:rPr>
          <w:rFonts w:cs="Arial"/>
          <w:sz w:val="24"/>
          <w:szCs w:val="24"/>
        </w:rPr>
        <w:t>a</w:t>
      </w:r>
      <w:r w:rsidR="003C4560" w:rsidRPr="00F44CCF">
        <w:rPr>
          <w:rFonts w:cs="Arial"/>
          <w:sz w:val="24"/>
          <w:szCs w:val="24"/>
        </w:rPr>
        <w:t xml:space="preserve">n inventory </w:t>
      </w:r>
      <w:r w:rsidR="00441B24" w:rsidRPr="00F44CCF">
        <w:rPr>
          <w:rFonts w:cs="Arial"/>
          <w:sz w:val="24"/>
          <w:szCs w:val="24"/>
        </w:rPr>
        <w:t>of high</w:t>
      </w:r>
      <w:r w:rsidR="00B8654B">
        <w:rPr>
          <w:rFonts w:cs="Arial"/>
          <w:sz w:val="24"/>
          <w:szCs w:val="24"/>
        </w:rPr>
        <w:t>-</w:t>
      </w:r>
      <w:r w:rsidR="00441B24" w:rsidRPr="00441B24">
        <w:rPr>
          <w:rFonts w:cs="Arial"/>
          <w:sz w:val="24"/>
          <w:szCs w:val="24"/>
        </w:rPr>
        <w:t xml:space="preserve">level impacts </w:t>
      </w:r>
      <w:r w:rsidR="00441B24">
        <w:rPr>
          <w:rFonts w:cs="Arial"/>
          <w:sz w:val="24"/>
          <w:szCs w:val="24"/>
        </w:rPr>
        <w:t xml:space="preserve">affecting the </w:t>
      </w:r>
      <w:r w:rsidR="0073581A">
        <w:rPr>
          <w:rFonts w:cs="Arial"/>
          <w:sz w:val="24"/>
          <w:szCs w:val="24"/>
        </w:rPr>
        <w:t xml:space="preserve">agency’s </w:t>
      </w:r>
      <w:r w:rsidR="00441B24">
        <w:rPr>
          <w:rFonts w:cs="Arial"/>
          <w:sz w:val="24"/>
          <w:szCs w:val="24"/>
        </w:rPr>
        <w:t>performance</w:t>
      </w:r>
      <w:r w:rsidR="00F44CCF">
        <w:rPr>
          <w:rFonts w:cs="Arial"/>
          <w:sz w:val="24"/>
          <w:szCs w:val="24"/>
        </w:rPr>
        <w:t xml:space="preserve"> and delivery of services</w:t>
      </w:r>
      <w:r w:rsidR="009C7FCE">
        <w:rPr>
          <w:rFonts w:cs="Arial"/>
          <w:sz w:val="24"/>
          <w:szCs w:val="24"/>
        </w:rPr>
        <w:t>, including:</w:t>
      </w:r>
      <w:r w:rsidR="00441B24">
        <w:rPr>
          <w:rFonts w:cs="Arial"/>
          <w:sz w:val="24"/>
          <w:szCs w:val="24"/>
        </w:rPr>
        <w:t xml:space="preserve"> </w:t>
      </w:r>
    </w:p>
    <w:p w14:paraId="7A1200AA" w14:textId="77777777" w:rsidR="008F7AA4" w:rsidRDefault="008F7AA4" w:rsidP="00171056">
      <w:pPr>
        <w:autoSpaceDE w:val="0"/>
        <w:autoSpaceDN w:val="0"/>
        <w:adjustRightInd w:val="0"/>
        <w:spacing w:after="0" w:line="240" w:lineRule="auto"/>
        <w:rPr>
          <w:rFonts w:cs="Arial"/>
          <w:sz w:val="24"/>
          <w:szCs w:val="24"/>
        </w:rPr>
      </w:pPr>
    </w:p>
    <w:p w14:paraId="1FB06EF3" w14:textId="77777777" w:rsidR="00441B24" w:rsidRPr="00441B24" w:rsidRDefault="00B8654B" w:rsidP="00B8754F">
      <w:pPr>
        <w:pStyle w:val="ListParagraph"/>
        <w:numPr>
          <w:ilvl w:val="0"/>
          <w:numId w:val="3"/>
        </w:numPr>
        <w:autoSpaceDE w:val="0"/>
        <w:autoSpaceDN w:val="0"/>
        <w:adjustRightInd w:val="0"/>
        <w:spacing w:after="0" w:line="240" w:lineRule="auto"/>
        <w:rPr>
          <w:rFonts w:cs="MinionPro-Regular"/>
          <w:color w:val="000000"/>
          <w:sz w:val="24"/>
          <w:szCs w:val="24"/>
        </w:rPr>
      </w:pPr>
      <w:r>
        <w:rPr>
          <w:rFonts w:cs="Arial"/>
          <w:sz w:val="24"/>
          <w:szCs w:val="24"/>
        </w:rPr>
        <w:t>F</w:t>
      </w:r>
      <w:r w:rsidR="00441B24" w:rsidRPr="00441B24">
        <w:rPr>
          <w:rFonts w:cs="Arial"/>
          <w:sz w:val="24"/>
          <w:szCs w:val="24"/>
        </w:rPr>
        <w:t>unding reductions to state fishery commissions</w:t>
      </w:r>
      <w:r>
        <w:rPr>
          <w:rFonts w:cs="Arial"/>
          <w:sz w:val="24"/>
          <w:szCs w:val="24"/>
        </w:rPr>
        <w:t>,</w:t>
      </w:r>
      <w:r w:rsidR="00441B24" w:rsidRPr="00441B24">
        <w:rPr>
          <w:rFonts w:cs="Arial"/>
          <w:sz w:val="24"/>
          <w:szCs w:val="24"/>
        </w:rPr>
        <w:t xml:space="preserve"> </w:t>
      </w:r>
      <w:r w:rsidR="00D4376F">
        <w:rPr>
          <w:rFonts w:cs="Arial"/>
          <w:sz w:val="24"/>
          <w:szCs w:val="24"/>
        </w:rPr>
        <w:t xml:space="preserve">which </w:t>
      </w:r>
      <w:r w:rsidR="00441B24" w:rsidRPr="00441B24">
        <w:rPr>
          <w:rFonts w:cs="Arial"/>
          <w:sz w:val="24"/>
          <w:szCs w:val="24"/>
        </w:rPr>
        <w:t>pos</w:t>
      </w:r>
      <w:r w:rsidR="00D4376F">
        <w:rPr>
          <w:rFonts w:cs="Arial"/>
          <w:sz w:val="24"/>
          <w:szCs w:val="24"/>
        </w:rPr>
        <w:t>e</w:t>
      </w:r>
      <w:r w:rsidR="00441B24" w:rsidRPr="00441B24">
        <w:rPr>
          <w:rFonts w:cs="Arial"/>
          <w:sz w:val="24"/>
          <w:szCs w:val="24"/>
        </w:rPr>
        <w:t xml:space="preserve"> significant limitations to fishery</w:t>
      </w:r>
      <w:r>
        <w:rPr>
          <w:rFonts w:cs="Arial"/>
          <w:sz w:val="24"/>
          <w:szCs w:val="24"/>
        </w:rPr>
        <w:t>-</w:t>
      </w:r>
      <w:r w:rsidR="00441B24" w:rsidRPr="00441B24">
        <w:rPr>
          <w:rFonts w:cs="Arial"/>
          <w:sz w:val="24"/>
          <w:szCs w:val="24"/>
        </w:rPr>
        <w:t xml:space="preserve">dependent and </w:t>
      </w:r>
      <w:r>
        <w:rPr>
          <w:rFonts w:cs="Arial"/>
          <w:sz w:val="24"/>
          <w:szCs w:val="24"/>
        </w:rPr>
        <w:t>fishery-</w:t>
      </w:r>
      <w:r w:rsidR="00441B24" w:rsidRPr="00441B24">
        <w:rPr>
          <w:rFonts w:cs="Arial"/>
          <w:sz w:val="24"/>
          <w:szCs w:val="24"/>
        </w:rPr>
        <w:t>independent data collection</w:t>
      </w:r>
      <w:r w:rsidR="00D4376F">
        <w:rPr>
          <w:rFonts w:cs="Arial"/>
          <w:sz w:val="24"/>
          <w:szCs w:val="24"/>
        </w:rPr>
        <w:t>s</w:t>
      </w:r>
      <w:r>
        <w:rPr>
          <w:rFonts w:cs="Arial"/>
          <w:sz w:val="24"/>
          <w:szCs w:val="24"/>
        </w:rPr>
        <w:t>.</w:t>
      </w:r>
    </w:p>
    <w:p w14:paraId="4E9D170D" w14:textId="77777777" w:rsidR="00441B24" w:rsidRPr="00441B24" w:rsidRDefault="00B8654B" w:rsidP="00B8754F">
      <w:pPr>
        <w:pStyle w:val="ListParagraph"/>
        <w:numPr>
          <w:ilvl w:val="0"/>
          <w:numId w:val="3"/>
        </w:numPr>
        <w:autoSpaceDE w:val="0"/>
        <w:autoSpaceDN w:val="0"/>
        <w:adjustRightInd w:val="0"/>
        <w:spacing w:after="0" w:line="240" w:lineRule="auto"/>
        <w:rPr>
          <w:rFonts w:cs="MinionPro-Regular"/>
          <w:color w:val="000000"/>
          <w:sz w:val="24"/>
          <w:szCs w:val="24"/>
        </w:rPr>
      </w:pPr>
      <w:r>
        <w:rPr>
          <w:rFonts w:cs="Arial"/>
          <w:sz w:val="24"/>
          <w:szCs w:val="24"/>
        </w:rPr>
        <w:t>F</w:t>
      </w:r>
      <w:r w:rsidR="00441B24" w:rsidRPr="00441B24">
        <w:rPr>
          <w:rFonts w:cs="Arial"/>
          <w:sz w:val="24"/>
          <w:szCs w:val="24"/>
        </w:rPr>
        <w:t xml:space="preserve">unding reductions to </w:t>
      </w:r>
      <w:r w:rsidR="00A14F11">
        <w:rPr>
          <w:rFonts w:cs="Arial"/>
          <w:sz w:val="24"/>
          <w:szCs w:val="24"/>
        </w:rPr>
        <w:t xml:space="preserve">permitting and consultations, </w:t>
      </w:r>
      <w:r w:rsidR="00441B24" w:rsidRPr="00441B24">
        <w:rPr>
          <w:rFonts w:cs="Arial"/>
          <w:sz w:val="24"/>
          <w:szCs w:val="24"/>
        </w:rPr>
        <w:t>data collection</w:t>
      </w:r>
      <w:r>
        <w:rPr>
          <w:rFonts w:cs="Arial"/>
          <w:sz w:val="24"/>
          <w:szCs w:val="24"/>
        </w:rPr>
        <w:t>,</w:t>
      </w:r>
      <w:r w:rsidR="00441B24" w:rsidRPr="00441B24">
        <w:rPr>
          <w:rFonts w:cs="Arial"/>
          <w:sz w:val="24"/>
          <w:szCs w:val="24"/>
        </w:rPr>
        <w:t xml:space="preserve"> and analysis</w:t>
      </w:r>
      <w:r w:rsidR="00BC17E2">
        <w:rPr>
          <w:rFonts w:cs="Arial"/>
          <w:sz w:val="24"/>
          <w:szCs w:val="24"/>
        </w:rPr>
        <w:t xml:space="preserve">, which </w:t>
      </w:r>
      <w:r w:rsidR="00D4376F">
        <w:rPr>
          <w:rFonts w:cs="Arial"/>
          <w:sz w:val="24"/>
          <w:szCs w:val="24"/>
        </w:rPr>
        <w:t>lead to</w:t>
      </w:r>
      <w:r w:rsidR="00024514">
        <w:rPr>
          <w:rFonts w:cs="Arial"/>
          <w:sz w:val="24"/>
          <w:szCs w:val="24"/>
        </w:rPr>
        <w:t xml:space="preserve"> </w:t>
      </w:r>
      <w:r w:rsidR="00441B24" w:rsidRPr="00441B24">
        <w:rPr>
          <w:rFonts w:cs="Arial"/>
          <w:sz w:val="24"/>
          <w:szCs w:val="24"/>
        </w:rPr>
        <w:t>increase</w:t>
      </w:r>
      <w:r w:rsidR="00D4376F">
        <w:rPr>
          <w:rFonts w:cs="Arial"/>
          <w:sz w:val="24"/>
          <w:szCs w:val="24"/>
        </w:rPr>
        <w:t>d</w:t>
      </w:r>
      <w:r w:rsidR="00441B24" w:rsidRPr="00441B24">
        <w:rPr>
          <w:rFonts w:cs="Arial"/>
          <w:sz w:val="24"/>
          <w:szCs w:val="24"/>
        </w:rPr>
        <w:t xml:space="preserve"> economic burden</w:t>
      </w:r>
      <w:r>
        <w:rPr>
          <w:rFonts w:cs="Arial"/>
          <w:sz w:val="24"/>
          <w:szCs w:val="24"/>
        </w:rPr>
        <w:t>s</w:t>
      </w:r>
      <w:r w:rsidR="00441B24" w:rsidRPr="00441B24">
        <w:rPr>
          <w:rFonts w:cs="Arial"/>
          <w:sz w:val="24"/>
          <w:szCs w:val="24"/>
        </w:rPr>
        <w:t xml:space="preserve"> on stakeholders</w:t>
      </w:r>
      <w:r>
        <w:rPr>
          <w:rFonts w:cs="Arial"/>
          <w:sz w:val="24"/>
          <w:szCs w:val="24"/>
        </w:rPr>
        <w:t>.</w:t>
      </w:r>
      <w:r w:rsidR="00441B24" w:rsidRPr="00441B24">
        <w:rPr>
          <w:rFonts w:cs="Arial"/>
          <w:sz w:val="24"/>
          <w:szCs w:val="24"/>
        </w:rPr>
        <w:t xml:space="preserve"> </w:t>
      </w:r>
    </w:p>
    <w:p w14:paraId="7B8A1F17" w14:textId="77777777" w:rsidR="006753F8" w:rsidRPr="008F49B2" w:rsidRDefault="00B8654B" w:rsidP="00B8754F">
      <w:pPr>
        <w:pStyle w:val="ListParagraph"/>
        <w:numPr>
          <w:ilvl w:val="0"/>
          <w:numId w:val="3"/>
        </w:numPr>
        <w:autoSpaceDE w:val="0"/>
        <w:autoSpaceDN w:val="0"/>
        <w:adjustRightInd w:val="0"/>
        <w:spacing w:after="0" w:line="240" w:lineRule="auto"/>
        <w:rPr>
          <w:rFonts w:cs="MinionPro-Regular"/>
          <w:color w:val="000000"/>
          <w:sz w:val="24"/>
          <w:szCs w:val="24"/>
        </w:rPr>
      </w:pPr>
      <w:r>
        <w:rPr>
          <w:rFonts w:cs="Arial"/>
          <w:sz w:val="24"/>
          <w:szCs w:val="24"/>
        </w:rPr>
        <w:t>F</w:t>
      </w:r>
      <w:r w:rsidR="00441B24" w:rsidRPr="00441B24">
        <w:rPr>
          <w:rFonts w:cs="Arial"/>
          <w:sz w:val="24"/>
          <w:szCs w:val="24"/>
        </w:rPr>
        <w:t xml:space="preserve">unding reductions </w:t>
      </w:r>
      <w:r w:rsidR="002110BB">
        <w:rPr>
          <w:rFonts w:cs="Arial"/>
          <w:sz w:val="24"/>
          <w:szCs w:val="24"/>
        </w:rPr>
        <w:t>and disruption</w:t>
      </w:r>
      <w:r w:rsidR="003B7E60">
        <w:rPr>
          <w:rFonts w:cs="Arial"/>
          <w:sz w:val="24"/>
          <w:szCs w:val="24"/>
        </w:rPr>
        <w:t xml:space="preserve"> in ship support</w:t>
      </w:r>
      <w:r w:rsidR="002110BB">
        <w:rPr>
          <w:rFonts w:cs="Arial"/>
          <w:sz w:val="24"/>
          <w:szCs w:val="24"/>
        </w:rPr>
        <w:t xml:space="preserve"> that either </w:t>
      </w:r>
      <w:r w:rsidR="00C64130">
        <w:rPr>
          <w:rFonts w:cs="Arial"/>
          <w:sz w:val="24"/>
          <w:szCs w:val="24"/>
        </w:rPr>
        <w:t>reduc</w:t>
      </w:r>
      <w:r w:rsidR="00D4376F">
        <w:rPr>
          <w:rFonts w:cs="Arial"/>
          <w:sz w:val="24"/>
          <w:szCs w:val="24"/>
        </w:rPr>
        <w:t>e</w:t>
      </w:r>
      <w:r w:rsidR="00C64130">
        <w:rPr>
          <w:rFonts w:cs="Arial"/>
          <w:sz w:val="24"/>
          <w:szCs w:val="24"/>
        </w:rPr>
        <w:t xml:space="preserve"> </w:t>
      </w:r>
      <w:r w:rsidR="00B80981">
        <w:rPr>
          <w:rFonts w:cs="Arial"/>
          <w:sz w:val="24"/>
          <w:szCs w:val="24"/>
        </w:rPr>
        <w:t xml:space="preserve">or </w:t>
      </w:r>
      <w:r w:rsidR="00B80981" w:rsidRPr="00441B24">
        <w:rPr>
          <w:rFonts w:cs="Arial"/>
          <w:sz w:val="24"/>
          <w:szCs w:val="24"/>
        </w:rPr>
        <w:t>cancel</w:t>
      </w:r>
      <w:r w:rsidR="00B80981">
        <w:rPr>
          <w:rFonts w:cs="Arial"/>
          <w:sz w:val="24"/>
          <w:szCs w:val="24"/>
        </w:rPr>
        <w:t xml:space="preserve"> </w:t>
      </w:r>
      <w:r w:rsidR="00441B24" w:rsidRPr="00441B24">
        <w:rPr>
          <w:rFonts w:cs="Arial"/>
          <w:sz w:val="24"/>
          <w:szCs w:val="24"/>
        </w:rPr>
        <w:t>surveys</w:t>
      </w:r>
      <w:r w:rsidR="00C64130">
        <w:rPr>
          <w:rFonts w:cs="Arial"/>
          <w:sz w:val="24"/>
          <w:szCs w:val="24"/>
        </w:rPr>
        <w:t>,</w:t>
      </w:r>
      <w:r w:rsidR="00441B24" w:rsidRPr="00441B24">
        <w:rPr>
          <w:rFonts w:cs="Arial"/>
          <w:sz w:val="24"/>
          <w:szCs w:val="24"/>
        </w:rPr>
        <w:t xml:space="preserve"> </w:t>
      </w:r>
      <w:r w:rsidR="00024514">
        <w:rPr>
          <w:rFonts w:cs="Arial"/>
          <w:sz w:val="24"/>
          <w:szCs w:val="24"/>
        </w:rPr>
        <w:t>resulting in</w:t>
      </w:r>
      <w:r w:rsidR="00441B24" w:rsidRPr="00441B24">
        <w:rPr>
          <w:rFonts w:cs="Arial"/>
          <w:sz w:val="24"/>
          <w:szCs w:val="24"/>
        </w:rPr>
        <w:t xml:space="preserve"> incomplete </w:t>
      </w:r>
      <w:r w:rsidR="00D4376F">
        <w:rPr>
          <w:rFonts w:cs="Arial"/>
          <w:sz w:val="24"/>
          <w:szCs w:val="24"/>
        </w:rPr>
        <w:t xml:space="preserve">species </w:t>
      </w:r>
      <w:r w:rsidR="00441B24" w:rsidRPr="00441B24">
        <w:rPr>
          <w:rFonts w:cs="Arial"/>
          <w:sz w:val="24"/>
          <w:szCs w:val="24"/>
        </w:rPr>
        <w:t>abundance and trend time series</w:t>
      </w:r>
      <w:r w:rsidR="00024514">
        <w:rPr>
          <w:rFonts w:cs="Arial"/>
          <w:sz w:val="24"/>
          <w:szCs w:val="24"/>
        </w:rPr>
        <w:t>,</w:t>
      </w:r>
      <w:r w:rsidR="00441B24" w:rsidRPr="00441B24">
        <w:rPr>
          <w:rFonts w:cs="Arial"/>
          <w:sz w:val="24"/>
          <w:szCs w:val="24"/>
        </w:rPr>
        <w:t xml:space="preserve"> </w:t>
      </w:r>
      <w:r w:rsidR="00F51CEA" w:rsidRPr="00F51CEA">
        <w:rPr>
          <w:rFonts w:cs="Arial"/>
          <w:sz w:val="24"/>
          <w:szCs w:val="24"/>
        </w:rPr>
        <w:t xml:space="preserve">increased </w:t>
      </w:r>
      <w:r w:rsidR="00D4376F">
        <w:rPr>
          <w:rFonts w:cs="Arial"/>
          <w:sz w:val="24"/>
          <w:szCs w:val="24"/>
        </w:rPr>
        <w:t xml:space="preserve">estimate </w:t>
      </w:r>
      <w:r w:rsidR="00F51CEA" w:rsidRPr="00F51CEA">
        <w:rPr>
          <w:rFonts w:cs="Arial"/>
          <w:sz w:val="24"/>
          <w:szCs w:val="24"/>
        </w:rPr>
        <w:t>uncertainty</w:t>
      </w:r>
      <w:r w:rsidR="00024514">
        <w:rPr>
          <w:rFonts w:cs="Arial"/>
          <w:sz w:val="24"/>
          <w:szCs w:val="24"/>
        </w:rPr>
        <w:t>,</w:t>
      </w:r>
      <w:r w:rsidR="00F51CEA" w:rsidRPr="00F51CEA">
        <w:rPr>
          <w:rFonts w:cs="Arial"/>
          <w:sz w:val="24"/>
          <w:szCs w:val="24"/>
        </w:rPr>
        <w:t xml:space="preserve"> and </w:t>
      </w:r>
      <w:r w:rsidR="00441B24" w:rsidRPr="00441B24">
        <w:rPr>
          <w:rFonts w:cs="Arial"/>
          <w:sz w:val="24"/>
          <w:szCs w:val="24"/>
        </w:rPr>
        <w:t>delays in documenting significant changes in population trends.</w:t>
      </w:r>
      <w:r w:rsidR="003C4560" w:rsidRPr="00441B24">
        <w:rPr>
          <w:rFonts w:cs="Arial"/>
          <w:sz w:val="24"/>
          <w:szCs w:val="24"/>
          <w:highlight w:val="yellow"/>
        </w:rPr>
        <w:t xml:space="preserve"> </w:t>
      </w:r>
    </w:p>
    <w:p w14:paraId="7CD7BF98" w14:textId="77777777" w:rsidR="00441B24" w:rsidRPr="00441B24" w:rsidRDefault="00441B24" w:rsidP="00441B24">
      <w:pPr>
        <w:pStyle w:val="ListParagraph"/>
        <w:autoSpaceDE w:val="0"/>
        <w:autoSpaceDN w:val="0"/>
        <w:adjustRightInd w:val="0"/>
        <w:spacing w:after="0" w:line="240" w:lineRule="auto"/>
        <w:rPr>
          <w:rFonts w:cs="MinionPro-Regular"/>
          <w:color w:val="000000"/>
          <w:sz w:val="24"/>
          <w:szCs w:val="24"/>
        </w:rPr>
      </w:pPr>
    </w:p>
    <w:p w14:paraId="7BDE2F5D" w14:textId="246E2C2A" w:rsidR="00910EBF" w:rsidRDefault="007C38E3" w:rsidP="00486C67">
      <w:pPr>
        <w:autoSpaceDE w:val="0"/>
        <w:autoSpaceDN w:val="0"/>
        <w:adjustRightInd w:val="0"/>
        <w:spacing w:after="0" w:line="240" w:lineRule="auto"/>
        <w:rPr>
          <w:sz w:val="24"/>
          <w:szCs w:val="24"/>
        </w:rPr>
      </w:pPr>
      <w:r>
        <w:rPr>
          <w:sz w:val="24"/>
          <w:szCs w:val="24"/>
        </w:rPr>
        <w:t>T</w:t>
      </w:r>
      <w:r w:rsidR="00910EBF" w:rsidRPr="00910EBF">
        <w:rPr>
          <w:sz w:val="24"/>
          <w:szCs w:val="24"/>
        </w:rPr>
        <w:t xml:space="preserve">he NOAA Fisheries budget </w:t>
      </w:r>
      <w:r w:rsidR="00830C45">
        <w:rPr>
          <w:sz w:val="24"/>
          <w:szCs w:val="24"/>
        </w:rPr>
        <w:t>improved</w:t>
      </w:r>
      <w:r>
        <w:rPr>
          <w:sz w:val="24"/>
          <w:szCs w:val="24"/>
        </w:rPr>
        <w:t xml:space="preserve"> in FY 2014</w:t>
      </w:r>
      <w:r w:rsidR="00830C45">
        <w:rPr>
          <w:sz w:val="24"/>
          <w:szCs w:val="24"/>
        </w:rPr>
        <w:t xml:space="preserve"> in comparison to prior years</w:t>
      </w:r>
      <w:r w:rsidR="00910EBF" w:rsidRPr="00910EBF">
        <w:rPr>
          <w:sz w:val="24"/>
          <w:szCs w:val="24"/>
        </w:rPr>
        <w:t xml:space="preserve">. The Administration and Congress </w:t>
      </w:r>
      <w:r w:rsidR="00B8754F">
        <w:rPr>
          <w:sz w:val="24"/>
          <w:szCs w:val="24"/>
        </w:rPr>
        <w:t xml:space="preserve">have </w:t>
      </w:r>
      <w:r w:rsidR="00B8754F" w:rsidRPr="00910EBF">
        <w:rPr>
          <w:sz w:val="24"/>
          <w:szCs w:val="24"/>
        </w:rPr>
        <w:t>commit</w:t>
      </w:r>
      <w:r w:rsidR="00B8754F">
        <w:rPr>
          <w:sz w:val="24"/>
          <w:szCs w:val="24"/>
        </w:rPr>
        <w:t>ted</w:t>
      </w:r>
      <w:r w:rsidR="00910EBF" w:rsidRPr="00910EBF">
        <w:rPr>
          <w:sz w:val="24"/>
          <w:szCs w:val="24"/>
        </w:rPr>
        <w:t xml:space="preserve"> to </w:t>
      </w:r>
      <w:r w:rsidR="00B8754F">
        <w:rPr>
          <w:sz w:val="24"/>
          <w:szCs w:val="24"/>
        </w:rPr>
        <w:t>support</w:t>
      </w:r>
      <w:r w:rsidR="00910EBF" w:rsidRPr="00910EBF">
        <w:rPr>
          <w:sz w:val="24"/>
          <w:szCs w:val="24"/>
        </w:rPr>
        <w:t xml:space="preserve"> our science </w:t>
      </w:r>
      <w:r w:rsidR="00D4376F">
        <w:rPr>
          <w:sz w:val="24"/>
          <w:szCs w:val="24"/>
        </w:rPr>
        <w:t>and</w:t>
      </w:r>
      <w:r w:rsidR="00910EBF" w:rsidRPr="00910EBF">
        <w:rPr>
          <w:sz w:val="24"/>
          <w:szCs w:val="24"/>
        </w:rPr>
        <w:t xml:space="preserve"> fisheries management</w:t>
      </w:r>
      <w:r w:rsidR="00B8754F" w:rsidRPr="00B8754F">
        <w:t xml:space="preserve"> </w:t>
      </w:r>
      <w:r w:rsidR="00B8754F" w:rsidRPr="00B8754F">
        <w:rPr>
          <w:sz w:val="24"/>
          <w:szCs w:val="24"/>
        </w:rPr>
        <w:t>programs</w:t>
      </w:r>
      <w:r w:rsidR="00910EBF" w:rsidRPr="00910EBF">
        <w:rPr>
          <w:sz w:val="24"/>
          <w:szCs w:val="24"/>
        </w:rPr>
        <w:t xml:space="preserve">. This </w:t>
      </w:r>
      <w:r w:rsidR="00D4376F">
        <w:rPr>
          <w:sz w:val="24"/>
          <w:szCs w:val="24"/>
        </w:rPr>
        <w:t>commitment</w:t>
      </w:r>
      <w:r w:rsidR="00D4376F" w:rsidRPr="00910EBF">
        <w:rPr>
          <w:sz w:val="24"/>
          <w:szCs w:val="24"/>
        </w:rPr>
        <w:t xml:space="preserve"> </w:t>
      </w:r>
      <w:r w:rsidR="00910EBF" w:rsidRPr="00910EBF">
        <w:rPr>
          <w:sz w:val="24"/>
          <w:szCs w:val="24"/>
        </w:rPr>
        <w:t>will help stabili</w:t>
      </w:r>
      <w:r w:rsidR="00570C6F">
        <w:rPr>
          <w:sz w:val="24"/>
          <w:szCs w:val="24"/>
        </w:rPr>
        <w:t>ze</w:t>
      </w:r>
      <w:r w:rsidR="00910EBF" w:rsidRPr="00910EBF">
        <w:rPr>
          <w:sz w:val="24"/>
          <w:szCs w:val="24"/>
        </w:rPr>
        <w:t xml:space="preserve"> operations with the funding provided for FY </w:t>
      </w:r>
      <w:del w:id="15" w:author="Richard Merrick" w:date="2015-06-14T14:54:00Z">
        <w:r w:rsidR="00910EBF" w:rsidRPr="00910EBF" w:rsidDel="00CD7965">
          <w:rPr>
            <w:sz w:val="24"/>
            <w:szCs w:val="24"/>
          </w:rPr>
          <w:delText>2015</w:delText>
        </w:r>
      </w:del>
      <w:ins w:id="16" w:author="Richard Merrick" w:date="2015-06-14T14:54:00Z">
        <w:r w:rsidR="00CD7965">
          <w:rPr>
            <w:sz w:val="24"/>
            <w:szCs w:val="24"/>
          </w:rPr>
          <w:t>2016</w:t>
        </w:r>
      </w:ins>
      <w:r w:rsidR="00910EBF" w:rsidRPr="00910EBF">
        <w:rPr>
          <w:sz w:val="24"/>
          <w:szCs w:val="24"/>
        </w:rPr>
        <w:t xml:space="preserve">.  </w:t>
      </w:r>
      <w:r w:rsidR="0011750C">
        <w:rPr>
          <w:sz w:val="24"/>
          <w:szCs w:val="24"/>
        </w:rPr>
        <w:t>But</w:t>
      </w:r>
      <w:r w:rsidR="00910EBF" w:rsidRPr="00910EBF">
        <w:rPr>
          <w:sz w:val="24"/>
          <w:szCs w:val="24"/>
        </w:rPr>
        <w:t xml:space="preserve"> even </w:t>
      </w:r>
      <w:r w:rsidR="00D4376F">
        <w:rPr>
          <w:sz w:val="24"/>
          <w:szCs w:val="24"/>
        </w:rPr>
        <w:t xml:space="preserve">with </w:t>
      </w:r>
      <w:r w:rsidR="00910EBF" w:rsidRPr="00910EBF">
        <w:rPr>
          <w:sz w:val="24"/>
          <w:szCs w:val="24"/>
        </w:rPr>
        <w:t xml:space="preserve">relief from </w:t>
      </w:r>
      <w:r w:rsidR="00D4376F">
        <w:rPr>
          <w:sz w:val="24"/>
          <w:szCs w:val="24"/>
        </w:rPr>
        <w:t xml:space="preserve">recent </w:t>
      </w:r>
      <w:r w:rsidR="00910EBF" w:rsidRPr="00910EBF">
        <w:rPr>
          <w:sz w:val="24"/>
          <w:szCs w:val="24"/>
        </w:rPr>
        <w:t xml:space="preserve">fiscal pressures, we will continue to operate under significant budget constraints.  The current budget climate offers the prospect of a flat-lined fiscal forecast for FY 2016 and beyond. Facing this landscape, NOAA Fisheries will </w:t>
      </w:r>
      <w:r w:rsidR="00D4376F" w:rsidRPr="00D4376F">
        <w:rPr>
          <w:sz w:val="24"/>
          <w:szCs w:val="24"/>
        </w:rPr>
        <w:t xml:space="preserve">respond to the President’s proposed FY 2016 </w:t>
      </w:r>
      <w:r w:rsidR="00D4376F">
        <w:rPr>
          <w:sz w:val="24"/>
          <w:szCs w:val="24"/>
        </w:rPr>
        <w:t>budget and continue to adjust</w:t>
      </w:r>
      <w:r w:rsidR="00D4376F" w:rsidRPr="00D4376F">
        <w:rPr>
          <w:sz w:val="24"/>
          <w:szCs w:val="24"/>
        </w:rPr>
        <w:t xml:space="preserve"> </w:t>
      </w:r>
      <w:r w:rsidR="00D6103A">
        <w:rPr>
          <w:sz w:val="24"/>
          <w:szCs w:val="24"/>
        </w:rPr>
        <w:t>its</w:t>
      </w:r>
      <w:r w:rsidR="00D6103A" w:rsidRPr="00D4376F">
        <w:rPr>
          <w:sz w:val="24"/>
          <w:szCs w:val="24"/>
        </w:rPr>
        <w:t xml:space="preserve"> </w:t>
      </w:r>
      <w:r w:rsidR="00D4376F" w:rsidRPr="00D4376F">
        <w:rPr>
          <w:sz w:val="24"/>
          <w:szCs w:val="24"/>
        </w:rPr>
        <w:t>budget</w:t>
      </w:r>
      <w:r w:rsidR="00D6103A">
        <w:rPr>
          <w:sz w:val="24"/>
          <w:szCs w:val="24"/>
        </w:rPr>
        <w:t>. The NOAA Fisheries budget</w:t>
      </w:r>
      <w:r w:rsidR="00D4376F" w:rsidRPr="00D4376F">
        <w:rPr>
          <w:sz w:val="24"/>
          <w:szCs w:val="24"/>
        </w:rPr>
        <w:t xml:space="preserve"> has seen substantial contractions since FY 2010</w:t>
      </w:r>
      <w:r w:rsidR="00D4376F" w:rsidRPr="00D4376F" w:rsidDel="00D4376F">
        <w:rPr>
          <w:sz w:val="24"/>
          <w:szCs w:val="24"/>
        </w:rPr>
        <w:t xml:space="preserve"> </w:t>
      </w:r>
      <w:r w:rsidR="00910EBF" w:rsidRPr="00910EBF">
        <w:rPr>
          <w:sz w:val="24"/>
          <w:szCs w:val="24"/>
        </w:rPr>
        <w:t xml:space="preserve">(see </w:t>
      </w:r>
      <w:r w:rsidR="00570C6F">
        <w:rPr>
          <w:sz w:val="24"/>
          <w:szCs w:val="24"/>
        </w:rPr>
        <w:t xml:space="preserve">bar </w:t>
      </w:r>
      <w:r w:rsidR="00910EBF" w:rsidRPr="00910EBF">
        <w:rPr>
          <w:sz w:val="24"/>
          <w:szCs w:val="24"/>
        </w:rPr>
        <w:t xml:space="preserve">graph).  </w:t>
      </w:r>
      <w:r w:rsidR="00D4376F">
        <w:rPr>
          <w:sz w:val="24"/>
          <w:szCs w:val="24"/>
        </w:rPr>
        <w:t xml:space="preserve">In the </w:t>
      </w:r>
      <w:r w:rsidR="00BC17E2">
        <w:rPr>
          <w:sz w:val="24"/>
          <w:szCs w:val="24"/>
        </w:rPr>
        <w:t xml:space="preserve">past 5 </w:t>
      </w:r>
      <w:r w:rsidR="00D4376F">
        <w:rPr>
          <w:sz w:val="24"/>
          <w:szCs w:val="24"/>
        </w:rPr>
        <w:t>years</w:t>
      </w:r>
      <w:r w:rsidR="00910EBF" w:rsidRPr="00910EBF">
        <w:rPr>
          <w:sz w:val="24"/>
          <w:szCs w:val="24"/>
        </w:rPr>
        <w:t xml:space="preserve"> we have absorbed a </w:t>
      </w:r>
      <w:r w:rsidR="00910EBF" w:rsidRPr="004B07DA">
        <w:rPr>
          <w:sz w:val="24"/>
          <w:szCs w:val="24"/>
        </w:rPr>
        <w:t xml:space="preserve">10.5 </w:t>
      </w:r>
      <w:r w:rsidR="00910EBF" w:rsidRPr="00910EBF">
        <w:rPr>
          <w:sz w:val="24"/>
          <w:szCs w:val="24"/>
        </w:rPr>
        <w:t xml:space="preserve">percent </w:t>
      </w:r>
      <w:r w:rsidR="00D6103A">
        <w:rPr>
          <w:sz w:val="24"/>
          <w:szCs w:val="24"/>
        </w:rPr>
        <w:t xml:space="preserve">overall </w:t>
      </w:r>
      <w:r w:rsidR="00910EBF" w:rsidRPr="00910EBF">
        <w:rPr>
          <w:sz w:val="24"/>
          <w:szCs w:val="24"/>
        </w:rPr>
        <w:t xml:space="preserve">budget reduction </w:t>
      </w:r>
      <w:r w:rsidR="00BC17E2">
        <w:rPr>
          <w:sz w:val="24"/>
          <w:szCs w:val="24"/>
        </w:rPr>
        <w:t>by making</w:t>
      </w:r>
      <w:r w:rsidR="00BC17E2" w:rsidRPr="00910EBF">
        <w:rPr>
          <w:sz w:val="24"/>
          <w:szCs w:val="24"/>
        </w:rPr>
        <w:t xml:space="preserve"> </w:t>
      </w:r>
      <w:r w:rsidR="00910EBF" w:rsidRPr="00910EBF">
        <w:rPr>
          <w:sz w:val="24"/>
          <w:szCs w:val="24"/>
        </w:rPr>
        <w:t xml:space="preserve">program reductions and efficiency gains. Adjusted for inflation, our budget is lower than it was a decade ago and we are operating with 280 fewer people, thus reducing our capacity to provide expected services.  </w:t>
      </w:r>
      <w:r w:rsidR="00D4376F">
        <w:rPr>
          <w:sz w:val="24"/>
          <w:szCs w:val="24"/>
        </w:rPr>
        <w:t xml:space="preserve">As in FY </w:t>
      </w:r>
      <w:r w:rsidR="00570C6F">
        <w:rPr>
          <w:sz w:val="24"/>
          <w:szCs w:val="24"/>
        </w:rPr>
        <w:t>2014</w:t>
      </w:r>
      <w:r w:rsidR="00D4376F">
        <w:rPr>
          <w:sz w:val="24"/>
          <w:szCs w:val="24"/>
        </w:rPr>
        <w:t>, it will be necessary to</w:t>
      </w:r>
      <w:r w:rsidR="00910EBF" w:rsidRPr="00910EBF">
        <w:rPr>
          <w:sz w:val="24"/>
          <w:szCs w:val="24"/>
        </w:rPr>
        <w:t xml:space="preserve"> keep costs down and demonstrate gains in cost</w:t>
      </w:r>
      <w:r w:rsidR="00BC17E2">
        <w:rPr>
          <w:sz w:val="24"/>
          <w:szCs w:val="24"/>
        </w:rPr>
        <w:t xml:space="preserve"> </w:t>
      </w:r>
      <w:r w:rsidR="00910EBF" w:rsidRPr="00910EBF">
        <w:rPr>
          <w:sz w:val="24"/>
          <w:szCs w:val="24"/>
        </w:rPr>
        <w:t xml:space="preserve">savings and efficiency.  Base budgets will focus on the highest agency priorities in FY </w:t>
      </w:r>
      <w:del w:id="17" w:author="Richard Merrick" w:date="2015-06-14T14:54:00Z">
        <w:r w:rsidR="00570C6F" w:rsidRPr="00910EBF" w:rsidDel="00CD7965">
          <w:rPr>
            <w:sz w:val="24"/>
            <w:szCs w:val="24"/>
          </w:rPr>
          <w:delText>201</w:delText>
        </w:r>
        <w:r w:rsidR="00570C6F" w:rsidDel="00CD7965">
          <w:rPr>
            <w:sz w:val="24"/>
            <w:szCs w:val="24"/>
          </w:rPr>
          <w:delText>5</w:delText>
        </w:r>
      </w:del>
      <w:ins w:id="18" w:author="Richard Merrick" w:date="2015-06-14T14:54:00Z">
        <w:r w:rsidR="00CD7965">
          <w:rPr>
            <w:sz w:val="24"/>
            <w:szCs w:val="24"/>
          </w:rPr>
          <w:t>2016</w:t>
        </w:r>
      </w:ins>
      <w:r w:rsidR="00570C6F" w:rsidRPr="00910EBF">
        <w:rPr>
          <w:sz w:val="24"/>
          <w:szCs w:val="24"/>
        </w:rPr>
        <w:t xml:space="preserve"> </w:t>
      </w:r>
      <w:r w:rsidR="00910EBF" w:rsidRPr="00910EBF">
        <w:rPr>
          <w:sz w:val="24"/>
          <w:szCs w:val="24"/>
        </w:rPr>
        <w:t xml:space="preserve">and future years.  Funding for lower priorities may need to be adjusted downward in order to realize additional gains for our core program activities </w:t>
      </w:r>
      <w:r w:rsidR="00AD133A">
        <w:rPr>
          <w:sz w:val="24"/>
          <w:szCs w:val="24"/>
        </w:rPr>
        <w:t>as well as</w:t>
      </w:r>
      <w:r w:rsidR="00910EBF" w:rsidRPr="00910EBF">
        <w:rPr>
          <w:sz w:val="24"/>
          <w:szCs w:val="24"/>
        </w:rPr>
        <w:t xml:space="preserve"> new priorities that emerge. </w:t>
      </w:r>
    </w:p>
    <w:p w14:paraId="15CBFA73" w14:textId="604F6CC0" w:rsidR="00910EBF" w:rsidRDefault="00910EBF" w:rsidP="00486C67">
      <w:pPr>
        <w:autoSpaceDE w:val="0"/>
        <w:autoSpaceDN w:val="0"/>
        <w:adjustRightInd w:val="0"/>
        <w:spacing w:after="0" w:line="240" w:lineRule="auto"/>
        <w:rPr>
          <w:sz w:val="24"/>
          <w:szCs w:val="24"/>
        </w:rPr>
      </w:pPr>
    </w:p>
    <w:p w14:paraId="4D53C466" w14:textId="620BF9EF" w:rsidR="006D5183" w:rsidRDefault="006D5183" w:rsidP="00441B24">
      <w:pPr>
        <w:autoSpaceDE w:val="0"/>
        <w:autoSpaceDN w:val="0"/>
        <w:adjustRightInd w:val="0"/>
        <w:spacing w:after="0" w:line="240" w:lineRule="auto"/>
        <w:rPr>
          <w:rFonts w:cs="MinionPro-Regular"/>
          <w:color w:val="000000"/>
          <w:sz w:val="24"/>
          <w:szCs w:val="24"/>
        </w:rPr>
      </w:pPr>
    </w:p>
    <w:p w14:paraId="21A266DB" w14:textId="00802D28" w:rsidR="00C06201" w:rsidRDefault="00C06201" w:rsidP="00171056">
      <w:pPr>
        <w:autoSpaceDE w:val="0"/>
        <w:autoSpaceDN w:val="0"/>
        <w:adjustRightInd w:val="0"/>
        <w:spacing w:after="0" w:line="240" w:lineRule="auto"/>
        <w:rPr>
          <w:rFonts w:cs="MinionPro-Regular"/>
          <w:color w:val="000000"/>
          <w:sz w:val="24"/>
          <w:szCs w:val="24"/>
        </w:rPr>
      </w:pPr>
    </w:p>
    <w:p w14:paraId="6E50A550" w14:textId="5050F726" w:rsidR="00C06201" w:rsidRDefault="00C06201" w:rsidP="00171056">
      <w:pPr>
        <w:autoSpaceDE w:val="0"/>
        <w:autoSpaceDN w:val="0"/>
        <w:adjustRightInd w:val="0"/>
        <w:spacing w:after="0" w:line="240" w:lineRule="auto"/>
        <w:rPr>
          <w:rFonts w:cs="MinionPro-Regular"/>
          <w:color w:val="000000"/>
          <w:sz w:val="24"/>
          <w:szCs w:val="24"/>
        </w:rPr>
      </w:pPr>
    </w:p>
    <w:p w14:paraId="6B22D5A7" w14:textId="22429FDE" w:rsidR="00F44CCF" w:rsidRDefault="00DE7689">
      <w:pPr>
        <w:rPr>
          <w:rFonts w:cs="MinionPro-Regular"/>
          <w:color w:val="000000"/>
          <w:sz w:val="24"/>
          <w:szCs w:val="24"/>
        </w:rPr>
      </w:pPr>
      <w:r w:rsidRPr="002C2627">
        <w:rPr>
          <w:rFonts w:cs="MinionPro-Regular"/>
          <w:noProof/>
          <w:color w:val="000000"/>
          <w:sz w:val="24"/>
          <w:szCs w:val="24"/>
        </w:rPr>
        <w:lastRenderedPageBreak/>
        <w:drawing>
          <wp:inline distT="0" distB="0" distL="0" distR="0" wp14:anchorId="39765C2C" wp14:editId="42EFE8C2">
            <wp:extent cx="5943600" cy="4124325"/>
            <wp:effectExtent l="0" t="0" r="19050"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F44CCF">
        <w:rPr>
          <w:rFonts w:cs="MinionPro-Regular"/>
          <w:color w:val="000000"/>
          <w:sz w:val="24"/>
          <w:szCs w:val="24"/>
        </w:rPr>
        <w:br w:type="page"/>
      </w:r>
    </w:p>
    <w:p w14:paraId="326B5C55" w14:textId="7ECA46B7" w:rsidR="00FC39DC" w:rsidRDefault="009F63FF" w:rsidP="00171056">
      <w:pPr>
        <w:spacing w:after="0" w:line="240" w:lineRule="auto"/>
        <w:rPr>
          <w:rFonts w:cs="MinionPro-Regular"/>
          <w:color w:val="000000"/>
          <w:sz w:val="24"/>
          <w:szCs w:val="24"/>
        </w:rPr>
      </w:pPr>
      <w:r>
        <w:rPr>
          <w:rFonts w:cs="MinionPro-Regular"/>
          <w:color w:val="000000"/>
          <w:sz w:val="24"/>
          <w:szCs w:val="24"/>
        </w:rPr>
        <w:lastRenderedPageBreak/>
        <w:t xml:space="preserve">In this challenging fiscal </w:t>
      </w:r>
      <w:r w:rsidR="00AD133A">
        <w:rPr>
          <w:rFonts w:cs="MinionPro-Regular"/>
          <w:color w:val="000000"/>
          <w:sz w:val="24"/>
          <w:szCs w:val="24"/>
        </w:rPr>
        <w:t>environment</w:t>
      </w:r>
      <w:r>
        <w:rPr>
          <w:rFonts w:cs="MinionPro-Regular"/>
          <w:color w:val="000000"/>
          <w:sz w:val="24"/>
          <w:szCs w:val="24"/>
        </w:rPr>
        <w:t xml:space="preserve">, </w:t>
      </w:r>
      <w:r w:rsidR="00C06201">
        <w:rPr>
          <w:rFonts w:cs="MinionPro-Regular"/>
          <w:color w:val="000000"/>
          <w:sz w:val="24"/>
          <w:szCs w:val="24"/>
        </w:rPr>
        <w:t>NOAA Fisheries</w:t>
      </w:r>
      <w:r w:rsidR="00DE1A41" w:rsidRPr="003C1719">
        <w:rPr>
          <w:rFonts w:cs="MinionPro-Regular"/>
          <w:color w:val="000000"/>
          <w:sz w:val="24"/>
          <w:szCs w:val="24"/>
        </w:rPr>
        <w:t xml:space="preserve"> remain</w:t>
      </w:r>
      <w:r w:rsidR="00C06201">
        <w:rPr>
          <w:rFonts w:cs="MinionPro-Regular"/>
          <w:color w:val="000000"/>
          <w:sz w:val="24"/>
          <w:szCs w:val="24"/>
        </w:rPr>
        <w:t>s</w:t>
      </w:r>
      <w:r w:rsidR="00DE1A41" w:rsidRPr="003C1719">
        <w:rPr>
          <w:rFonts w:cs="MinionPro-Regular"/>
          <w:color w:val="000000"/>
          <w:sz w:val="24"/>
          <w:szCs w:val="24"/>
        </w:rPr>
        <w:t xml:space="preserve"> focused on </w:t>
      </w:r>
      <w:r w:rsidR="00AD133A">
        <w:rPr>
          <w:rFonts w:cs="MinionPro-Regular"/>
          <w:color w:val="000000"/>
          <w:sz w:val="24"/>
          <w:szCs w:val="24"/>
        </w:rPr>
        <w:t>advancing</w:t>
      </w:r>
      <w:r w:rsidR="009C7FCE">
        <w:rPr>
          <w:rFonts w:cs="MinionPro-Regular"/>
          <w:color w:val="000000"/>
          <w:sz w:val="24"/>
          <w:szCs w:val="24"/>
        </w:rPr>
        <w:t xml:space="preserve"> </w:t>
      </w:r>
      <w:r w:rsidR="00DE1A41" w:rsidRPr="003C1719">
        <w:rPr>
          <w:rFonts w:cs="MinionPro-Regular"/>
          <w:color w:val="000000"/>
          <w:sz w:val="24"/>
          <w:szCs w:val="24"/>
        </w:rPr>
        <w:t xml:space="preserve">our core mission </w:t>
      </w:r>
      <w:r w:rsidR="00F44CCF">
        <w:rPr>
          <w:rFonts w:cs="MinionPro-Regular"/>
          <w:color w:val="000000"/>
          <w:sz w:val="24"/>
          <w:szCs w:val="24"/>
        </w:rPr>
        <w:t>mandates</w:t>
      </w:r>
      <w:r w:rsidR="00DE1A41" w:rsidRPr="003C1719">
        <w:rPr>
          <w:rFonts w:cs="MinionPro-Regular"/>
          <w:color w:val="000000"/>
          <w:sz w:val="24"/>
          <w:szCs w:val="24"/>
        </w:rPr>
        <w:t xml:space="preserve">. We turned the corner in ending overfishing, leading to a brighter future for </w:t>
      </w:r>
      <w:r w:rsidR="00A14F11">
        <w:rPr>
          <w:rFonts w:cs="MinionPro-Regular"/>
          <w:color w:val="000000"/>
          <w:sz w:val="24"/>
          <w:szCs w:val="24"/>
        </w:rPr>
        <w:t xml:space="preserve">fish stocks, </w:t>
      </w:r>
      <w:r w:rsidR="00DE1A41" w:rsidRPr="003C1719">
        <w:rPr>
          <w:rFonts w:cs="MinionPro-Regular"/>
          <w:color w:val="000000"/>
          <w:sz w:val="24"/>
          <w:szCs w:val="24"/>
        </w:rPr>
        <w:t>fishermen</w:t>
      </w:r>
      <w:r w:rsidR="00C64130">
        <w:rPr>
          <w:rFonts w:cs="MinionPro-Regular"/>
          <w:color w:val="000000"/>
          <w:sz w:val="24"/>
          <w:szCs w:val="24"/>
        </w:rPr>
        <w:t>,</w:t>
      </w:r>
      <w:r w:rsidR="00DE1A41" w:rsidRPr="003C1719">
        <w:rPr>
          <w:rFonts w:cs="MinionPro-Regular"/>
          <w:color w:val="000000"/>
          <w:sz w:val="24"/>
          <w:szCs w:val="24"/>
        </w:rPr>
        <w:t xml:space="preserve"> and fishing communities; made progress in recovering protected </w:t>
      </w:r>
      <w:r w:rsidR="00055F0B">
        <w:rPr>
          <w:rFonts w:cs="MinionPro-Regular"/>
          <w:color w:val="000000"/>
          <w:sz w:val="24"/>
          <w:szCs w:val="24"/>
        </w:rPr>
        <w:t>species</w:t>
      </w:r>
      <w:r w:rsidR="00DE1A41" w:rsidRPr="003C1719">
        <w:rPr>
          <w:rFonts w:cs="MinionPro-Regular"/>
          <w:color w:val="000000"/>
          <w:sz w:val="24"/>
          <w:szCs w:val="24"/>
        </w:rPr>
        <w:t xml:space="preserve">; </w:t>
      </w:r>
      <w:r w:rsidR="00AD133A">
        <w:rPr>
          <w:rFonts w:cs="MinionPro-Regular"/>
          <w:color w:val="000000"/>
          <w:sz w:val="24"/>
          <w:szCs w:val="24"/>
        </w:rPr>
        <w:t>combated illegal, unreported, and unregulated</w:t>
      </w:r>
      <w:r w:rsidR="00120EBC">
        <w:rPr>
          <w:rFonts w:cs="MinionPro-Regular"/>
          <w:color w:val="000000"/>
          <w:sz w:val="24"/>
          <w:szCs w:val="24"/>
        </w:rPr>
        <w:t xml:space="preserve"> (IUU)</w:t>
      </w:r>
      <w:r w:rsidR="00AD133A">
        <w:rPr>
          <w:rFonts w:cs="MinionPro-Regular"/>
          <w:color w:val="000000"/>
          <w:sz w:val="24"/>
          <w:szCs w:val="24"/>
        </w:rPr>
        <w:t xml:space="preserve"> fishing practices, </w:t>
      </w:r>
      <w:r w:rsidR="00DE1A41" w:rsidRPr="003C1719">
        <w:rPr>
          <w:rFonts w:cs="MinionPro-Regular"/>
          <w:color w:val="000000"/>
          <w:sz w:val="24"/>
          <w:szCs w:val="24"/>
        </w:rPr>
        <w:t>level</w:t>
      </w:r>
      <w:r w:rsidR="00AD133A">
        <w:rPr>
          <w:rFonts w:cs="MinionPro-Regular"/>
          <w:color w:val="000000"/>
          <w:sz w:val="24"/>
          <w:szCs w:val="24"/>
        </w:rPr>
        <w:t>ing</w:t>
      </w:r>
      <w:r w:rsidR="00DE1A41" w:rsidRPr="003C1719">
        <w:rPr>
          <w:rFonts w:cs="MinionPro-Regular"/>
          <w:color w:val="000000"/>
          <w:sz w:val="24"/>
          <w:szCs w:val="24"/>
        </w:rPr>
        <w:t xml:space="preserve"> the playing field for U.S. </w:t>
      </w:r>
      <w:r w:rsidR="00EE455E" w:rsidRPr="003C1719">
        <w:rPr>
          <w:rFonts w:cs="MinionPro-Regular"/>
          <w:color w:val="000000"/>
          <w:sz w:val="24"/>
          <w:szCs w:val="24"/>
        </w:rPr>
        <w:t>fishermen</w:t>
      </w:r>
      <w:r w:rsidR="00DE1A41" w:rsidRPr="003C1719">
        <w:rPr>
          <w:rFonts w:cs="MinionPro-Regular"/>
          <w:color w:val="000000"/>
          <w:sz w:val="24"/>
          <w:szCs w:val="24"/>
        </w:rPr>
        <w:t xml:space="preserve">; improved coastal economies </w:t>
      </w:r>
      <w:r w:rsidR="00944AA9" w:rsidRPr="003C1719">
        <w:rPr>
          <w:rFonts w:cs="MinionPro-Regular"/>
          <w:color w:val="000000"/>
          <w:sz w:val="24"/>
          <w:szCs w:val="24"/>
        </w:rPr>
        <w:t>by protecting</w:t>
      </w:r>
      <w:r w:rsidR="00DE1A41" w:rsidRPr="003C1719">
        <w:rPr>
          <w:rFonts w:cs="MinionPro-Regular"/>
          <w:color w:val="000000"/>
          <w:sz w:val="24"/>
          <w:szCs w:val="24"/>
        </w:rPr>
        <w:t xml:space="preserve"> </w:t>
      </w:r>
      <w:r w:rsidR="00944AA9">
        <w:rPr>
          <w:rFonts w:cs="MinionPro-Regular"/>
          <w:color w:val="000000"/>
          <w:sz w:val="24"/>
          <w:szCs w:val="24"/>
        </w:rPr>
        <w:t xml:space="preserve">and restoring </w:t>
      </w:r>
      <w:r w:rsidR="00DE1A41" w:rsidRPr="003C1719">
        <w:rPr>
          <w:rFonts w:cs="MinionPro-Regular"/>
          <w:color w:val="000000"/>
          <w:sz w:val="24"/>
          <w:szCs w:val="24"/>
        </w:rPr>
        <w:t>important marine</w:t>
      </w:r>
      <w:r w:rsidR="00296D50">
        <w:rPr>
          <w:rFonts w:cs="MinionPro-Regular"/>
          <w:color w:val="000000"/>
          <w:sz w:val="24"/>
          <w:szCs w:val="24"/>
        </w:rPr>
        <w:t>,</w:t>
      </w:r>
      <w:r w:rsidR="00DE1A41" w:rsidRPr="003C1719">
        <w:rPr>
          <w:rFonts w:cs="MinionPro-Regular"/>
          <w:color w:val="000000"/>
          <w:sz w:val="24"/>
          <w:szCs w:val="24"/>
        </w:rPr>
        <w:t xml:space="preserve"> coastal</w:t>
      </w:r>
      <w:r w:rsidR="00296D50">
        <w:rPr>
          <w:rFonts w:cs="MinionPro-Regular"/>
          <w:color w:val="000000"/>
          <w:sz w:val="24"/>
          <w:szCs w:val="24"/>
        </w:rPr>
        <w:t xml:space="preserve"> and riverine</w:t>
      </w:r>
      <w:r w:rsidR="00DE1A41" w:rsidRPr="003C1719">
        <w:rPr>
          <w:rFonts w:cs="MinionPro-Regular"/>
          <w:color w:val="000000"/>
          <w:sz w:val="24"/>
          <w:szCs w:val="24"/>
        </w:rPr>
        <w:t xml:space="preserve"> </w:t>
      </w:r>
      <w:r w:rsidR="009E4E05" w:rsidRPr="00FC39DC">
        <w:rPr>
          <w:rFonts w:cs="MinionPro-Regular"/>
          <w:color w:val="000000"/>
          <w:sz w:val="24"/>
          <w:szCs w:val="24"/>
        </w:rPr>
        <w:t>habitats</w:t>
      </w:r>
      <w:r w:rsidR="00AD133A">
        <w:rPr>
          <w:rFonts w:cs="MinionPro-Regular"/>
          <w:color w:val="000000"/>
          <w:sz w:val="24"/>
          <w:szCs w:val="24"/>
        </w:rPr>
        <w:t>;</w:t>
      </w:r>
      <w:r w:rsidR="00E45666">
        <w:rPr>
          <w:rFonts w:cs="MinionPro-Regular"/>
          <w:color w:val="000000"/>
          <w:sz w:val="24"/>
          <w:szCs w:val="24"/>
        </w:rPr>
        <w:t xml:space="preserve"> </w:t>
      </w:r>
      <w:r w:rsidR="00AD5C42">
        <w:rPr>
          <w:rFonts w:cs="MinionPro-Regular"/>
          <w:color w:val="000000"/>
          <w:sz w:val="24"/>
          <w:szCs w:val="24"/>
        </w:rPr>
        <w:t xml:space="preserve">and </w:t>
      </w:r>
      <w:r w:rsidR="00AD133A">
        <w:rPr>
          <w:rFonts w:cs="MinionPro-Regular"/>
          <w:color w:val="000000"/>
          <w:sz w:val="24"/>
          <w:szCs w:val="24"/>
        </w:rPr>
        <w:t>cr</w:t>
      </w:r>
      <w:r w:rsidR="00721B23">
        <w:rPr>
          <w:rFonts w:cs="MinionPro-Regular"/>
          <w:color w:val="000000"/>
          <w:sz w:val="24"/>
          <w:szCs w:val="24"/>
        </w:rPr>
        <w:t>e</w:t>
      </w:r>
      <w:r w:rsidR="00AD133A">
        <w:rPr>
          <w:rFonts w:cs="MinionPro-Regular"/>
          <w:color w:val="000000"/>
          <w:sz w:val="24"/>
          <w:szCs w:val="24"/>
        </w:rPr>
        <w:t xml:space="preserve">ated jobs </w:t>
      </w:r>
      <w:r w:rsidR="009C7FCE">
        <w:rPr>
          <w:rFonts w:cs="MinionPro-Regular"/>
          <w:color w:val="000000"/>
          <w:sz w:val="24"/>
          <w:szCs w:val="24"/>
        </w:rPr>
        <w:t xml:space="preserve">by </w:t>
      </w:r>
      <w:r w:rsidR="00AD5C42">
        <w:rPr>
          <w:rFonts w:cs="MinionPro-Regular"/>
          <w:color w:val="000000"/>
          <w:sz w:val="24"/>
          <w:szCs w:val="24"/>
        </w:rPr>
        <w:t>increasing opportunities for marine aquaculture</w:t>
      </w:r>
      <w:r w:rsidR="00AD5C42" w:rsidRPr="00FC39DC">
        <w:rPr>
          <w:rFonts w:cs="MinionPro-Regular"/>
          <w:color w:val="000000"/>
          <w:sz w:val="24"/>
          <w:szCs w:val="24"/>
        </w:rPr>
        <w:t>.</w:t>
      </w:r>
      <w:r w:rsidR="00B271EB">
        <w:rPr>
          <w:rFonts w:cs="MinionPro-Regular"/>
          <w:color w:val="000000"/>
          <w:sz w:val="24"/>
          <w:szCs w:val="24"/>
        </w:rPr>
        <w:t xml:space="preserve">  We will continue to emphasize making progress in these core areas especially as climate conditions change.</w:t>
      </w:r>
    </w:p>
    <w:p w14:paraId="5BC1FBAC" w14:textId="77777777" w:rsidR="007B1802" w:rsidRDefault="007B1802" w:rsidP="00171056">
      <w:pPr>
        <w:spacing w:after="0" w:line="240" w:lineRule="auto"/>
        <w:rPr>
          <w:rFonts w:cs="MinionPro-Regular"/>
          <w:b/>
          <w:color w:val="FF0000"/>
          <w:sz w:val="32"/>
          <w:szCs w:val="32"/>
          <w:highlight w:val="yellow"/>
        </w:rPr>
      </w:pPr>
    </w:p>
    <w:p w14:paraId="3BE0EAAC" w14:textId="375AE4F1" w:rsidR="009F0269" w:rsidRPr="009F0269" w:rsidRDefault="009F0269" w:rsidP="009F0269">
      <w:pPr>
        <w:spacing w:after="0" w:line="240" w:lineRule="auto"/>
        <w:rPr>
          <w:rFonts w:cs="MinionPro-Regular"/>
          <w:b/>
          <w:color w:val="548DD4" w:themeColor="text2" w:themeTint="99"/>
          <w:sz w:val="32"/>
          <w:szCs w:val="32"/>
        </w:rPr>
      </w:pPr>
      <w:r w:rsidRPr="009F0269">
        <w:rPr>
          <w:rFonts w:cs="MinionPro-Regular"/>
          <w:b/>
          <w:color w:val="548DD4" w:themeColor="text2" w:themeTint="99"/>
          <w:sz w:val="32"/>
          <w:szCs w:val="32"/>
        </w:rPr>
        <w:t xml:space="preserve">NOAA Fisheries FY </w:t>
      </w:r>
      <w:r w:rsidR="003D4356">
        <w:rPr>
          <w:rFonts w:cs="MinionPro-Regular"/>
          <w:b/>
          <w:color w:val="548DD4" w:themeColor="text2" w:themeTint="99"/>
          <w:sz w:val="32"/>
          <w:szCs w:val="32"/>
        </w:rPr>
        <w:t>20</w:t>
      </w:r>
      <w:r w:rsidRPr="009F0269">
        <w:rPr>
          <w:rFonts w:cs="MinionPro-Regular"/>
          <w:b/>
          <w:color w:val="548DD4" w:themeColor="text2" w:themeTint="99"/>
          <w:sz w:val="32"/>
          <w:szCs w:val="32"/>
        </w:rPr>
        <w:t>1</w:t>
      </w:r>
      <w:ins w:id="19" w:author="Richard Merrick" w:date="2015-06-14T15:48:00Z">
        <w:r w:rsidR="00A06C32">
          <w:rPr>
            <w:rFonts w:cs="MinionPro-Regular"/>
            <w:b/>
            <w:color w:val="548DD4" w:themeColor="text2" w:themeTint="99"/>
            <w:sz w:val="32"/>
            <w:szCs w:val="32"/>
          </w:rPr>
          <w:t>5</w:t>
        </w:r>
      </w:ins>
      <w:del w:id="20" w:author="Richard Merrick" w:date="2015-06-14T15:48:00Z">
        <w:r w:rsidR="00837EA6" w:rsidDel="00A06C32">
          <w:rPr>
            <w:rFonts w:cs="MinionPro-Regular"/>
            <w:b/>
            <w:color w:val="548DD4" w:themeColor="text2" w:themeTint="99"/>
            <w:sz w:val="32"/>
            <w:szCs w:val="32"/>
          </w:rPr>
          <w:delText>4</w:delText>
        </w:r>
      </w:del>
      <w:r w:rsidRPr="009F0269">
        <w:rPr>
          <w:rFonts w:cs="MinionPro-Regular"/>
          <w:b/>
          <w:color w:val="548DD4" w:themeColor="text2" w:themeTint="99"/>
          <w:sz w:val="32"/>
          <w:szCs w:val="32"/>
        </w:rPr>
        <w:t xml:space="preserve"> Results</w:t>
      </w:r>
    </w:p>
    <w:p w14:paraId="3E97A59F" w14:textId="77777777" w:rsidR="009F0269" w:rsidRPr="009F0269" w:rsidRDefault="009F0269" w:rsidP="009F0269">
      <w:pPr>
        <w:spacing w:after="0" w:line="240" w:lineRule="auto"/>
        <w:rPr>
          <w:rFonts w:cs="MinionPro-Regular"/>
          <w:b/>
          <w:color w:val="17365D" w:themeColor="text2" w:themeShade="BF"/>
          <w:sz w:val="24"/>
          <w:szCs w:val="24"/>
        </w:rPr>
      </w:pPr>
    </w:p>
    <w:p w14:paraId="5AB99622" w14:textId="50286720" w:rsidR="007B79CF" w:rsidRDefault="006845C0" w:rsidP="001F3F1F">
      <w:pPr>
        <w:spacing w:after="0" w:line="240" w:lineRule="auto"/>
        <w:rPr>
          <w:ins w:id="21" w:author="Richard Merrick" w:date="2015-06-15T10:08:00Z"/>
          <w:rFonts w:cs="MinionPro-Regular"/>
          <w:sz w:val="24"/>
          <w:szCs w:val="24"/>
        </w:rPr>
      </w:pPr>
      <w:del w:id="22" w:author="Richard Merrick" w:date="2015-06-15T10:08:00Z">
        <w:r w:rsidRPr="008E6927" w:rsidDel="004D45D1">
          <w:rPr>
            <w:rFonts w:cs="MinionPro-Regular"/>
            <w:sz w:val="24"/>
            <w:szCs w:val="24"/>
          </w:rPr>
          <w:delText xml:space="preserve">NOAA Fisheries </w:delText>
        </w:r>
        <w:r w:rsidR="00601054" w:rsidDel="004D45D1">
          <w:rPr>
            <w:rFonts w:cs="MinionPro-Regular"/>
            <w:sz w:val="24"/>
            <w:szCs w:val="24"/>
          </w:rPr>
          <w:delText>is on track for a successful year</w:delText>
        </w:r>
        <w:r w:rsidR="00C05C8B" w:rsidDel="004D45D1">
          <w:rPr>
            <w:rFonts w:cs="MinionPro-Regular"/>
            <w:sz w:val="24"/>
            <w:szCs w:val="24"/>
          </w:rPr>
          <w:delText xml:space="preserve"> in FY 201</w:delText>
        </w:r>
      </w:del>
      <w:del w:id="23" w:author="Richard Merrick" w:date="2015-06-14T15:48:00Z">
        <w:r w:rsidR="00C05C8B" w:rsidDel="00A06C32">
          <w:rPr>
            <w:rFonts w:cs="MinionPro-Regular"/>
            <w:sz w:val="24"/>
            <w:szCs w:val="24"/>
          </w:rPr>
          <w:delText>4</w:delText>
        </w:r>
      </w:del>
      <w:del w:id="24" w:author="Richard Merrick" w:date="2015-06-15T10:08:00Z">
        <w:r w:rsidR="00AD133A" w:rsidDel="004D45D1">
          <w:rPr>
            <w:rFonts w:cs="MinionPro-Regular"/>
            <w:sz w:val="24"/>
            <w:szCs w:val="24"/>
          </w:rPr>
          <w:delText>, in spite of the government shutdown and sequestration</w:delText>
        </w:r>
        <w:r w:rsidR="006128C4" w:rsidRPr="008E6927" w:rsidDel="004D45D1">
          <w:rPr>
            <w:rFonts w:cs="MinionPro-Regular"/>
            <w:sz w:val="24"/>
            <w:szCs w:val="24"/>
          </w:rPr>
          <w:delText>.</w:delText>
        </w:r>
        <w:r w:rsidR="001F3F1F" w:rsidRPr="008E6927" w:rsidDel="004D45D1">
          <w:rPr>
            <w:rFonts w:cs="MinionPro-Regular"/>
            <w:sz w:val="24"/>
            <w:szCs w:val="24"/>
          </w:rPr>
          <w:delText xml:space="preserve"> </w:delText>
        </w:r>
      </w:del>
      <w:del w:id="25" w:author="Richard Merrick" w:date="2015-06-15T10:07:00Z">
        <w:r w:rsidR="00601054" w:rsidDel="004D45D1">
          <w:rPr>
            <w:rFonts w:cs="MinionPro-Regular"/>
            <w:sz w:val="24"/>
            <w:szCs w:val="24"/>
          </w:rPr>
          <w:delText xml:space="preserve">As of </w:delText>
        </w:r>
        <w:r w:rsidR="00B5158A" w:rsidDel="004D45D1">
          <w:rPr>
            <w:rFonts w:cs="MinionPro-Regular"/>
            <w:sz w:val="24"/>
            <w:szCs w:val="24"/>
          </w:rPr>
          <w:delText>FY 201</w:delText>
        </w:r>
      </w:del>
      <w:del w:id="26" w:author="Richard Merrick" w:date="2015-06-14T15:48:00Z">
        <w:r w:rsidR="00B5158A" w:rsidDel="00A06C32">
          <w:rPr>
            <w:rFonts w:cs="MinionPro-Regular"/>
            <w:sz w:val="24"/>
            <w:szCs w:val="24"/>
          </w:rPr>
          <w:delText>4</w:delText>
        </w:r>
      </w:del>
      <w:del w:id="27" w:author="Richard Merrick" w:date="2015-06-15T10:07:00Z">
        <w:r w:rsidR="00B5158A" w:rsidDel="004D45D1">
          <w:rPr>
            <w:rFonts w:cs="MinionPro-Regular"/>
            <w:sz w:val="24"/>
            <w:szCs w:val="24"/>
          </w:rPr>
          <w:delText xml:space="preserve"> Q3</w:delText>
        </w:r>
      </w:del>
      <w:ins w:id="28" w:author="Richard Merrick" w:date="2015-06-15T10:40:00Z">
        <w:r w:rsidR="00D70C5F">
          <w:rPr>
            <w:rFonts w:cs="MinionPro-Regular"/>
            <w:sz w:val="24"/>
            <w:szCs w:val="24"/>
          </w:rPr>
          <w:t>I</w:t>
        </w:r>
      </w:ins>
      <w:ins w:id="29" w:author="Richard Merrick" w:date="2015-06-15T10:07:00Z">
        <w:r w:rsidR="004D45D1">
          <w:rPr>
            <w:rFonts w:cs="MinionPro-Regular"/>
            <w:sz w:val="24"/>
            <w:szCs w:val="24"/>
          </w:rPr>
          <w:t>n FY 2014</w:t>
        </w:r>
      </w:ins>
      <w:r w:rsidR="00601054">
        <w:rPr>
          <w:rFonts w:cs="MinionPro-Regular"/>
          <w:sz w:val="24"/>
          <w:szCs w:val="24"/>
        </w:rPr>
        <w:t>, t</w:t>
      </w:r>
      <w:r w:rsidR="006604F9">
        <w:rPr>
          <w:rFonts w:cs="MinionPro-Regular"/>
          <w:sz w:val="24"/>
          <w:szCs w:val="24"/>
        </w:rPr>
        <w:t xml:space="preserve">he </w:t>
      </w:r>
      <w:r w:rsidR="006604F9" w:rsidRPr="008E6927">
        <w:rPr>
          <w:rFonts w:cs="MinionPro-Regular"/>
          <w:sz w:val="24"/>
          <w:szCs w:val="24"/>
        </w:rPr>
        <w:t>improvements</w:t>
      </w:r>
      <w:r w:rsidR="001F3F1F" w:rsidRPr="008E6927">
        <w:rPr>
          <w:rFonts w:cs="MinionPro-Regular"/>
          <w:sz w:val="24"/>
          <w:szCs w:val="24"/>
        </w:rPr>
        <w:t xml:space="preserve"> </w:t>
      </w:r>
      <w:r w:rsidR="00AD133A">
        <w:rPr>
          <w:rFonts w:cs="MinionPro-Regular"/>
          <w:sz w:val="24"/>
          <w:szCs w:val="24"/>
        </w:rPr>
        <w:t>to</w:t>
      </w:r>
      <w:r w:rsidR="001F3F1F" w:rsidRPr="008E6927">
        <w:rPr>
          <w:rFonts w:cs="MinionPro-Regular"/>
          <w:sz w:val="24"/>
          <w:szCs w:val="24"/>
        </w:rPr>
        <w:t xml:space="preserve"> fish stocks</w:t>
      </w:r>
      <w:ins w:id="30" w:author="Richard Merrick" w:date="2015-06-15T10:40:00Z">
        <w:r w:rsidR="00D70C5F">
          <w:rPr>
            <w:rFonts w:cs="MinionPro-Regular"/>
            <w:sz w:val="24"/>
            <w:szCs w:val="24"/>
          </w:rPr>
          <w:t>’ status</w:t>
        </w:r>
      </w:ins>
      <w:r w:rsidR="001F3F1F" w:rsidRPr="008E6927">
        <w:rPr>
          <w:rFonts w:cs="MinionPro-Regular"/>
          <w:sz w:val="24"/>
          <w:szCs w:val="24"/>
        </w:rPr>
        <w:t xml:space="preserve"> included:</w:t>
      </w:r>
    </w:p>
    <w:p w14:paraId="7A3C26D8" w14:textId="77777777" w:rsidR="004D45D1" w:rsidRPr="007B79CF" w:rsidRDefault="004D45D1" w:rsidP="001F3F1F">
      <w:pPr>
        <w:spacing w:after="0" w:line="240" w:lineRule="auto"/>
        <w:rPr>
          <w:rFonts w:cs="MinionPro-Regular"/>
          <w:sz w:val="24"/>
          <w:szCs w:val="24"/>
        </w:rPr>
      </w:pPr>
    </w:p>
    <w:p w14:paraId="1CC17A3C" w14:textId="1D7E56E3" w:rsidR="007B79CF" w:rsidRPr="001C2B83" w:rsidRDefault="007B79CF" w:rsidP="001C2B83">
      <w:pPr>
        <w:pStyle w:val="ListParagraph"/>
        <w:numPr>
          <w:ilvl w:val="0"/>
          <w:numId w:val="13"/>
        </w:numPr>
        <w:spacing w:after="0" w:line="240" w:lineRule="auto"/>
        <w:rPr>
          <w:rFonts w:ascii="Arial" w:eastAsia="Times New Roman" w:hAnsi="Arial" w:cs="Arial"/>
          <w:sz w:val="24"/>
          <w:szCs w:val="24"/>
        </w:rPr>
      </w:pPr>
      <w:del w:id="31" w:author="Richard Merrick" w:date="2015-06-14T15:48:00Z">
        <w:r w:rsidRPr="001C2B83" w:rsidDel="00A06C32">
          <w:rPr>
            <w:rFonts w:ascii="Calibri" w:eastAsia="Times New Roman" w:hAnsi="Calibri" w:cs="Arial"/>
            <w:sz w:val="24"/>
            <w:szCs w:val="24"/>
          </w:rPr>
          <w:delText xml:space="preserve">Two </w:delText>
        </w:r>
      </w:del>
      <w:ins w:id="32" w:author="Richard Merrick" w:date="2015-06-15T10:08:00Z">
        <w:r w:rsidR="004D45D1">
          <w:rPr>
            <w:rFonts w:ascii="Calibri" w:eastAsia="Times New Roman" w:hAnsi="Calibri" w:cs="Arial"/>
            <w:sz w:val="24"/>
            <w:szCs w:val="24"/>
          </w:rPr>
          <w:t>3</w:t>
        </w:r>
      </w:ins>
      <w:ins w:id="33" w:author="Richard Merrick" w:date="2015-06-14T15:48:00Z">
        <w:r w:rsidR="00A06C32" w:rsidRPr="001C2B83">
          <w:rPr>
            <w:rFonts w:ascii="Calibri" w:eastAsia="Times New Roman" w:hAnsi="Calibri" w:cs="Arial"/>
            <w:sz w:val="24"/>
            <w:szCs w:val="24"/>
          </w:rPr>
          <w:t xml:space="preserve"> </w:t>
        </w:r>
      </w:ins>
      <w:r w:rsidRPr="001C2B83">
        <w:rPr>
          <w:rFonts w:ascii="Calibri" w:eastAsia="Times New Roman" w:hAnsi="Calibri" w:cs="Arial"/>
          <w:sz w:val="24"/>
          <w:szCs w:val="24"/>
        </w:rPr>
        <w:t>stocks removed from the overfished list</w:t>
      </w:r>
    </w:p>
    <w:p w14:paraId="457B0825" w14:textId="5813B6A1" w:rsidR="007B79CF" w:rsidRPr="001C2B83" w:rsidRDefault="007B79CF" w:rsidP="001C2B83">
      <w:pPr>
        <w:pStyle w:val="ListParagraph"/>
        <w:numPr>
          <w:ilvl w:val="0"/>
          <w:numId w:val="13"/>
        </w:numPr>
        <w:spacing w:after="0" w:line="240" w:lineRule="auto"/>
        <w:rPr>
          <w:rFonts w:ascii="Arial" w:eastAsia="Times New Roman" w:hAnsi="Arial" w:cs="Arial"/>
          <w:sz w:val="24"/>
          <w:szCs w:val="24"/>
        </w:rPr>
      </w:pPr>
      <w:del w:id="34" w:author="Richard Merrick" w:date="2015-06-14T15:48:00Z">
        <w:r w:rsidRPr="001C2B83" w:rsidDel="00A06C32">
          <w:rPr>
            <w:rFonts w:ascii="Calibri" w:eastAsia="Times New Roman" w:hAnsi="Calibri" w:cs="Arial"/>
            <w:sz w:val="24"/>
            <w:szCs w:val="24"/>
          </w:rPr>
          <w:delText xml:space="preserve">Three </w:delText>
        </w:r>
      </w:del>
      <w:ins w:id="35" w:author="Richard Merrick" w:date="2015-06-15T10:07:00Z">
        <w:r w:rsidR="004D45D1">
          <w:rPr>
            <w:rFonts w:ascii="Calibri" w:eastAsia="Times New Roman" w:hAnsi="Calibri" w:cs="Arial"/>
            <w:sz w:val="24"/>
            <w:szCs w:val="24"/>
          </w:rPr>
          <w:t>2</w:t>
        </w:r>
      </w:ins>
      <w:ins w:id="36" w:author="Richard Merrick" w:date="2015-06-14T15:48:00Z">
        <w:r w:rsidR="00A06C32" w:rsidRPr="001C2B83">
          <w:rPr>
            <w:rFonts w:ascii="Calibri" w:eastAsia="Times New Roman" w:hAnsi="Calibri" w:cs="Arial"/>
            <w:sz w:val="24"/>
            <w:szCs w:val="24"/>
          </w:rPr>
          <w:t xml:space="preserve"> </w:t>
        </w:r>
      </w:ins>
      <w:r w:rsidRPr="001C2B83">
        <w:rPr>
          <w:rFonts w:ascii="Calibri" w:eastAsia="Times New Roman" w:hAnsi="Calibri" w:cs="Arial"/>
          <w:sz w:val="24"/>
          <w:szCs w:val="24"/>
        </w:rPr>
        <w:t>stocks removed from the overfishing list</w:t>
      </w:r>
    </w:p>
    <w:p w14:paraId="1BF43DB3" w14:textId="4F9F1FE5" w:rsidR="007B79CF" w:rsidRPr="001C2B83" w:rsidRDefault="007B79CF" w:rsidP="001C2B83">
      <w:pPr>
        <w:pStyle w:val="ListParagraph"/>
        <w:numPr>
          <w:ilvl w:val="0"/>
          <w:numId w:val="13"/>
        </w:numPr>
        <w:spacing w:after="0" w:line="240" w:lineRule="auto"/>
        <w:rPr>
          <w:rFonts w:ascii="Arial" w:eastAsia="Times New Roman" w:hAnsi="Arial" w:cs="Arial"/>
          <w:sz w:val="24"/>
          <w:szCs w:val="24"/>
        </w:rPr>
      </w:pPr>
      <w:del w:id="37" w:author="Richard Merrick" w:date="2015-06-14T15:48:00Z">
        <w:r w:rsidRPr="001C2B83" w:rsidDel="00A06C32">
          <w:rPr>
            <w:rFonts w:ascii="Calibri" w:eastAsia="Times New Roman" w:hAnsi="Calibri" w:cs="Arial"/>
            <w:sz w:val="24"/>
            <w:szCs w:val="24"/>
          </w:rPr>
          <w:delText xml:space="preserve">Two </w:delText>
        </w:r>
      </w:del>
      <w:ins w:id="38" w:author="Richard Merrick" w:date="2015-06-15T10:07:00Z">
        <w:r w:rsidR="004D45D1">
          <w:rPr>
            <w:rFonts w:ascii="Calibri" w:eastAsia="Times New Roman" w:hAnsi="Calibri" w:cs="Arial"/>
            <w:sz w:val="24"/>
            <w:szCs w:val="24"/>
          </w:rPr>
          <w:t>3</w:t>
        </w:r>
      </w:ins>
      <w:ins w:id="39" w:author="Richard Merrick" w:date="2015-06-14T15:48:00Z">
        <w:r w:rsidR="00A06C32" w:rsidRPr="001C2B83">
          <w:rPr>
            <w:rFonts w:ascii="Calibri" w:eastAsia="Times New Roman" w:hAnsi="Calibri" w:cs="Arial"/>
            <w:sz w:val="24"/>
            <w:szCs w:val="24"/>
          </w:rPr>
          <w:t xml:space="preserve"> </w:t>
        </w:r>
      </w:ins>
      <w:r w:rsidRPr="001C2B83">
        <w:rPr>
          <w:rFonts w:ascii="Calibri" w:eastAsia="Times New Roman" w:hAnsi="Calibri" w:cs="Arial"/>
          <w:sz w:val="24"/>
          <w:szCs w:val="24"/>
        </w:rPr>
        <w:t xml:space="preserve">stocks rebuilt – bringing the total number of rebuilt stocks to </w:t>
      </w:r>
      <w:del w:id="40" w:author="Richard Merrick" w:date="2015-06-14T15:48:00Z">
        <w:r w:rsidRPr="001C2B83" w:rsidDel="00A06C32">
          <w:rPr>
            <w:rFonts w:ascii="Calibri" w:eastAsia="Times New Roman" w:hAnsi="Calibri" w:cs="Arial"/>
            <w:sz w:val="24"/>
            <w:szCs w:val="24"/>
          </w:rPr>
          <w:delText>36</w:delText>
        </w:r>
      </w:del>
      <w:ins w:id="41" w:author="Richard Merrick" w:date="2015-06-15T10:08:00Z">
        <w:r w:rsidR="004D45D1">
          <w:rPr>
            <w:rFonts w:ascii="Calibri" w:eastAsia="Times New Roman" w:hAnsi="Calibri" w:cs="Arial"/>
            <w:sz w:val="24"/>
            <w:szCs w:val="24"/>
          </w:rPr>
          <w:t>37</w:t>
        </w:r>
      </w:ins>
    </w:p>
    <w:p w14:paraId="03EFAFBB" w14:textId="77777777" w:rsidR="008B2728" w:rsidRPr="00DB6D2C" w:rsidRDefault="008B2728" w:rsidP="00DB6D2C">
      <w:pPr>
        <w:spacing w:after="0" w:line="240" w:lineRule="auto"/>
        <w:rPr>
          <w:rFonts w:cs="MinionPro-Regular"/>
          <w:sz w:val="24"/>
          <w:szCs w:val="24"/>
        </w:rPr>
      </w:pPr>
    </w:p>
    <w:p w14:paraId="1D355926" w14:textId="1EEF2D46" w:rsidR="00C05C8B" w:rsidRPr="0062030C" w:rsidRDefault="00C05C8B" w:rsidP="009F0269">
      <w:pPr>
        <w:spacing w:after="0" w:line="240" w:lineRule="auto"/>
        <w:rPr>
          <w:rFonts w:cs="MinionPro-Regular"/>
          <w:color w:val="000000"/>
          <w:sz w:val="24"/>
          <w:szCs w:val="24"/>
          <w:rPrChange w:id="42" w:author="Richard Merrick" w:date="2015-06-15T10:26:00Z">
            <w:rPr>
              <w:rFonts w:cs="MinionPro-Regular"/>
              <w:sz w:val="24"/>
              <w:szCs w:val="24"/>
            </w:rPr>
          </w:rPrChange>
        </w:rPr>
      </w:pPr>
      <w:del w:id="43" w:author="Richard Merrick" w:date="2015-06-15T10:15:00Z">
        <w:r w:rsidRPr="0062030C" w:rsidDel="00AA6FCE">
          <w:rPr>
            <w:rFonts w:cs="MinionPro-Regular"/>
            <w:color w:val="000000"/>
            <w:sz w:val="24"/>
            <w:szCs w:val="24"/>
            <w:rPrChange w:id="44" w:author="Richard Merrick" w:date="2015-06-15T10:26:00Z">
              <w:rPr>
                <w:rFonts w:cs="MinionPro-Regular"/>
                <w:sz w:val="24"/>
                <w:szCs w:val="24"/>
              </w:rPr>
            </w:rPrChange>
          </w:rPr>
          <w:delText>NOAA Fisheries is on track to confirm that overfishing</w:delText>
        </w:r>
        <w:r w:rsidR="00B33492" w:rsidRPr="0062030C" w:rsidDel="00AA6FCE">
          <w:rPr>
            <w:rFonts w:cs="MinionPro-Regular"/>
            <w:color w:val="000000"/>
            <w:sz w:val="24"/>
            <w:szCs w:val="24"/>
            <w:rPrChange w:id="45" w:author="Richard Merrick" w:date="2015-06-15T10:26:00Z">
              <w:rPr>
                <w:rFonts w:cs="MinionPro-Regular"/>
                <w:sz w:val="24"/>
                <w:szCs w:val="24"/>
              </w:rPr>
            </w:rPrChange>
          </w:rPr>
          <w:delText xml:space="preserve"> (as measured by catch relative to overfishing limit)</w:delText>
        </w:r>
        <w:r w:rsidRPr="0062030C" w:rsidDel="00AA6FCE">
          <w:rPr>
            <w:rFonts w:cs="MinionPro-Regular"/>
            <w:color w:val="000000"/>
            <w:sz w:val="24"/>
            <w:szCs w:val="24"/>
            <w:rPrChange w:id="46" w:author="Richard Merrick" w:date="2015-06-15T10:26:00Z">
              <w:rPr>
                <w:rFonts w:cs="MinionPro-Regular"/>
                <w:sz w:val="24"/>
                <w:szCs w:val="24"/>
              </w:rPr>
            </w:rPrChange>
          </w:rPr>
          <w:delText xml:space="preserve"> has </w:delText>
        </w:r>
        <w:r w:rsidR="008B2728" w:rsidRPr="0062030C" w:rsidDel="00AA6FCE">
          <w:rPr>
            <w:rFonts w:cs="MinionPro-Regular"/>
            <w:color w:val="000000"/>
            <w:sz w:val="24"/>
            <w:szCs w:val="24"/>
            <w:rPrChange w:id="47" w:author="Richard Merrick" w:date="2015-06-15T10:26:00Z">
              <w:rPr>
                <w:rFonts w:cs="MinionPro-Regular"/>
                <w:sz w:val="24"/>
                <w:szCs w:val="24"/>
              </w:rPr>
            </w:rPrChange>
          </w:rPr>
          <w:delText>ended for</w:delText>
        </w:r>
        <w:r w:rsidRPr="0062030C" w:rsidDel="00AA6FCE">
          <w:rPr>
            <w:rFonts w:cs="MinionPro-Regular"/>
            <w:color w:val="000000"/>
            <w:sz w:val="24"/>
            <w:szCs w:val="24"/>
            <w:rPrChange w:id="48" w:author="Richard Merrick" w:date="2015-06-15T10:26:00Z">
              <w:rPr>
                <w:rFonts w:cs="MinionPro-Regular"/>
                <w:sz w:val="24"/>
                <w:szCs w:val="24"/>
              </w:rPr>
            </w:rPrChange>
          </w:rPr>
          <w:delText xml:space="preserve"> 11 of the 21 </w:delText>
        </w:r>
        <w:r w:rsidR="001573D2" w:rsidRPr="0062030C" w:rsidDel="00AA6FCE">
          <w:rPr>
            <w:rFonts w:cs="MinionPro-Regular"/>
            <w:color w:val="000000"/>
            <w:sz w:val="24"/>
            <w:szCs w:val="24"/>
            <w:rPrChange w:id="49" w:author="Richard Merrick" w:date="2015-06-15T10:26:00Z">
              <w:rPr>
                <w:rFonts w:cs="MinionPro-Regular"/>
                <w:sz w:val="24"/>
                <w:szCs w:val="24"/>
              </w:rPr>
            </w:rPrChange>
          </w:rPr>
          <w:delText xml:space="preserve">domestic </w:delText>
        </w:r>
        <w:r w:rsidRPr="0062030C" w:rsidDel="00AA6FCE">
          <w:rPr>
            <w:rFonts w:cs="MinionPro-Regular"/>
            <w:color w:val="000000"/>
            <w:sz w:val="24"/>
            <w:szCs w:val="24"/>
            <w:rPrChange w:id="50" w:author="Richard Merrick" w:date="2015-06-15T10:26:00Z">
              <w:rPr>
                <w:rFonts w:cs="MinionPro-Regular"/>
                <w:sz w:val="24"/>
                <w:szCs w:val="24"/>
              </w:rPr>
            </w:rPrChange>
          </w:rPr>
          <w:delText>stocks that were subject to overfishing as of June 30, 2013</w:delText>
        </w:r>
      </w:del>
      <w:del w:id="51" w:author="Richard Merrick" w:date="2015-06-15T10:23:00Z">
        <w:r w:rsidR="00DD690B" w:rsidRPr="0062030C" w:rsidDel="0062030C">
          <w:rPr>
            <w:rFonts w:cs="MinionPro-Regular"/>
            <w:color w:val="000000"/>
            <w:sz w:val="24"/>
            <w:szCs w:val="24"/>
            <w:rPrChange w:id="52" w:author="Richard Merrick" w:date="2015-06-15T10:26:00Z">
              <w:rPr>
                <w:rFonts w:cs="MinionPro-Regular"/>
                <w:sz w:val="24"/>
                <w:szCs w:val="24"/>
              </w:rPr>
            </w:rPrChange>
          </w:rPr>
          <w:delText>.</w:delText>
        </w:r>
      </w:del>
      <w:ins w:id="53" w:author="Richard Merrick" w:date="2015-06-15T10:18:00Z">
        <w:r w:rsidR="00AA6FCE" w:rsidRPr="0062030C">
          <w:rPr>
            <w:rFonts w:cs="MinionPro-Regular"/>
            <w:color w:val="000000"/>
            <w:sz w:val="24"/>
            <w:szCs w:val="24"/>
            <w:rPrChange w:id="54" w:author="Richard Merrick" w:date="2015-06-15T10:26:00Z">
              <w:rPr>
                <w:rFonts w:cs="MinionPro-Regular"/>
                <w:sz w:val="24"/>
                <w:szCs w:val="24"/>
              </w:rPr>
            </w:rPrChange>
          </w:rPr>
          <w:t>The improvements in stock status continue for FY 2015</w:t>
        </w:r>
      </w:ins>
      <w:ins w:id="55" w:author="Richard Merrick" w:date="2015-06-15T10:19:00Z">
        <w:r w:rsidR="00AA6FCE" w:rsidRPr="0062030C">
          <w:rPr>
            <w:rFonts w:cs="MinionPro-Regular"/>
            <w:color w:val="000000"/>
            <w:sz w:val="24"/>
            <w:szCs w:val="24"/>
            <w:rPrChange w:id="56" w:author="Richard Merrick" w:date="2015-06-15T10:26:00Z">
              <w:rPr>
                <w:rFonts w:cs="MinionPro-Regular"/>
                <w:sz w:val="24"/>
                <w:szCs w:val="24"/>
              </w:rPr>
            </w:rPrChange>
          </w:rPr>
          <w:t xml:space="preserve">; </w:t>
        </w:r>
      </w:ins>
      <w:ins w:id="57" w:author="Richard Merrick" w:date="2015-06-15T10:18:00Z">
        <w:r w:rsidR="00AA6FCE" w:rsidRPr="0062030C">
          <w:rPr>
            <w:rFonts w:cs="MinionPro-Regular"/>
            <w:color w:val="000000"/>
            <w:sz w:val="24"/>
            <w:szCs w:val="24"/>
            <w:rPrChange w:id="58" w:author="Richard Merrick" w:date="2015-06-15T10:26:00Z">
              <w:rPr>
                <w:rFonts w:cs="MinionPro-Regular"/>
                <w:sz w:val="24"/>
                <w:szCs w:val="24"/>
              </w:rPr>
            </w:rPrChange>
          </w:rPr>
          <w:t xml:space="preserve">as </w:t>
        </w:r>
        <w:r w:rsidR="00C56D71" w:rsidRPr="0062030C">
          <w:rPr>
            <w:rFonts w:cs="MinionPro-Regular"/>
            <w:color w:val="000000"/>
            <w:sz w:val="24"/>
            <w:szCs w:val="24"/>
            <w:rPrChange w:id="59" w:author="Richard Merrick" w:date="2015-06-15T10:26:00Z">
              <w:rPr>
                <w:rFonts w:cs="MinionPro-Regular"/>
                <w:sz w:val="24"/>
                <w:szCs w:val="24"/>
              </w:rPr>
            </w:rPrChange>
          </w:rPr>
          <w:t>of the end of Q</w:t>
        </w:r>
        <w:r w:rsidR="00AA6FCE" w:rsidRPr="0062030C">
          <w:rPr>
            <w:rFonts w:cs="MinionPro-Regular"/>
            <w:color w:val="000000"/>
            <w:sz w:val="24"/>
            <w:szCs w:val="24"/>
            <w:rPrChange w:id="60" w:author="Richard Merrick" w:date="2015-06-15T10:26:00Z">
              <w:rPr>
                <w:rFonts w:cs="MinionPro-Regular"/>
                <w:sz w:val="24"/>
                <w:szCs w:val="24"/>
              </w:rPr>
            </w:rPrChange>
          </w:rPr>
          <w:t>1</w:t>
        </w:r>
      </w:ins>
      <w:ins w:id="61" w:author="Richard Merrick" w:date="2015-06-15T10:21:00Z">
        <w:r w:rsidR="00C56D71" w:rsidRPr="0062030C">
          <w:rPr>
            <w:rFonts w:cs="MinionPro-Regular"/>
            <w:color w:val="000000"/>
            <w:sz w:val="24"/>
            <w:szCs w:val="24"/>
            <w:rPrChange w:id="62" w:author="Richard Merrick" w:date="2015-06-15T10:26:00Z">
              <w:rPr>
                <w:rFonts w:cs="MinionPro-Regular"/>
                <w:sz w:val="24"/>
                <w:szCs w:val="24"/>
              </w:rPr>
            </w:rPrChange>
          </w:rPr>
          <w:t>,</w:t>
        </w:r>
      </w:ins>
      <w:ins w:id="63" w:author="Richard Merrick" w:date="2015-06-15T10:18:00Z">
        <w:r w:rsidR="00AA6FCE" w:rsidRPr="0062030C">
          <w:rPr>
            <w:rFonts w:cs="MinionPro-Regular"/>
            <w:color w:val="000000"/>
            <w:sz w:val="24"/>
            <w:szCs w:val="24"/>
            <w:rPrChange w:id="64" w:author="Richard Merrick" w:date="2015-06-15T10:26:00Z">
              <w:rPr>
                <w:rFonts w:cs="MinionPro-Regular"/>
                <w:sz w:val="24"/>
                <w:szCs w:val="24"/>
              </w:rPr>
            </w:rPrChange>
          </w:rPr>
          <w:t xml:space="preserve"> </w:t>
        </w:r>
      </w:ins>
      <w:ins w:id="65" w:author="Richard Merrick" w:date="2015-06-15T10:26:00Z">
        <w:r w:rsidR="0062030C">
          <w:rPr>
            <w:rFonts w:cs="MinionPro-Regular"/>
            <w:color w:val="000000"/>
            <w:sz w:val="24"/>
            <w:szCs w:val="24"/>
          </w:rPr>
          <w:t>3</w:t>
        </w:r>
      </w:ins>
      <w:ins w:id="66" w:author="Richard Merrick" w:date="2015-06-15T10:19:00Z">
        <w:r w:rsidR="00AA6FCE" w:rsidRPr="0062030C">
          <w:rPr>
            <w:rFonts w:cs="MinionPro-Regular"/>
            <w:color w:val="000000"/>
            <w:sz w:val="24"/>
            <w:szCs w:val="24"/>
            <w:rPrChange w:id="67" w:author="Richard Merrick" w:date="2015-06-15T10:26:00Z">
              <w:rPr>
                <w:rFonts w:cs="MinionPro-Regular"/>
                <w:sz w:val="24"/>
                <w:szCs w:val="24"/>
              </w:rPr>
            </w:rPrChange>
          </w:rPr>
          <w:t xml:space="preserve"> additional stocks are no longer </w:t>
        </w:r>
      </w:ins>
      <w:ins w:id="68" w:author="Richard Merrick" w:date="2015-06-15T10:21:00Z">
        <w:r w:rsidR="00C56D71" w:rsidRPr="0062030C">
          <w:rPr>
            <w:rFonts w:cs="MinionPro-Regular"/>
            <w:color w:val="000000"/>
            <w:sz w:val="24"/>
            <w:szCs w:val="24"/>
            <w:rPrChange w:id="69" w:author="Richard Merrick" w:date="2015-06-15T10:26:00Z">
              <w:rPr>
                <w:rFonts w:cs="MinionPro-Regular"/>
                <w:sz w:val="24"/>
                <w:szCs w:val="24"/>
              </w:rPr>
            </w:rPrChange>
          </w:rPr>
          <w:t>subject to</w:t>
        </w:r>
      </w:ins>
      <w:ins w:id="70" w:author="Richard Merrick" w:date="2015-06-15T10:19:00Z">
        <w:r w:rsidR="00AA6FCE" w:rsidRPr="0062030C">
          <w:rPr>
            <w:rFonts w:cs="MinionPro-Regular"/>
            <w:color w:val="000000"/>
            <w:sz w:val="24"/>
            <w:szCs w:val="24"/>
            <w:rPrChange w:id="71" w:author="Richard Merrick" w:date="2015-06-15T10:26:00Z">
              <w:rPr>
                <w:rFonts w:cs="MinionPro-Regular"/>
                <w:sz w:val="24"/>
                <w:szCs w:val="24"/>
              </w:rPr>
            </w:rPrChange>
          </w:rPr>
          <w:t xml:space="preserve"> overfishing</w:t>
        </w:r>
      </w:ins>
      <w:ins w:id="72" w:author="Richard Merrick" w:date="2015-06-15T10:18:00Z">
        <w:r w:rsidR="00C56D71" w:rsidRPr="0062030C">
          <w:rPr>
            <w:rFonts w:cs="MinionPro-Regular"/>
            <w:color w:val="000000"/>
            <w:sz w:val="24"/>
            <w:szCs w:val="24"/>
            <w:rPrChange w:id="73" w:author="Richard Merrick" w:date="2015-06-15T10:26:00Z">
              <w:rPr>
                <w:rFonts w:cs="MinionPro-Regular"/>
                <w:sz w:val="24"/>
                <w:szCs w:val="24"/>
              </w:rPr>
            </w:rPrChange>
          </w:rPr>
          <w:t xml:space="preserve">, 2 are no longer overfished, and </w:t>
        </w:r>
      </w:ins>
      <w:ins w:id="74" w:author="Richard Merrick" w:date="2015-06-15T10:22:00Z">
        <w:r w:rsidR="00C56D71" w:rsidRPr="0062030C">
          <w:rPr>
            <w:rFonts w:cs="MinionPro-Regular"/>
            <w:color w:val="000000"/>
            <w:sz w:val="24"/>
            <w:szCs w:val="24"/>
            <w:rPrChange w:id="75" w:author="Richard Merrick" w:date="2015-06-15T10:26:00Z">
              <w:rPr>
                <w:rFonts w:cs="MinionPro-Regular"/>
                <w:sz w:val="24"/>
                <w:szCs w:val="24"/>
              </w:rPr>
            </w:rPrChange>
          </w:rPr>
          <w:t>2</w:t>
        </w:r>
      </w:ins>
      <w:ins w:id="76" w:author="Richard Merrick" w:date="2015-06-15T10:18:00Z">
        <w:r w:rsidR="00C56D71" w:rsidRPr="0062030C">
          <w:rPr>
            <w:rFonts w:cs="MinionPro-Regular"/>
            <w:color w:val="000000"/>
            <w:sz w:val="24"/>
            <w:szCs w:val="24"/>
            <w:rPrChange w:id="77" w:author="Richard Merrick" w:date="2015-06-15T10:26:00Z">
              <w:rPr>
                <w:rFonts w:cs="MinionPro-Regular"/>
                <w:sz w:val="24"/>
                <w:szCs w:val="24"/>
              </w:rPr>
            </w:rPrChange>
          </w:rPr>
          <w:t xml:space="preserve"> are rebuilt.</w:t>
        </w:r>
      </w:ins>
    </w:p>
    <w:p w14:paraId="22A9D3D5" w14:textId="77777777" w:rsidR="000C764F" w:rsidRPr="0062030C" w:rsidRDefault="000C764F" w:rsidP="009F0269">
      <w:pPr>
        <w:spacing w:after="0" w:line="240" w:lineRule="auto"/>
        <w:rPr>
          <w:rFonts w:cs="MinionPro-Regular"/>
          <w:color w:val="000000"/>
          <w:sz w:val="24"/>
          <w:szCs w:val="24"/>
          <w:rPrChange w:id="78" w:author="Richard Merrick" w:date="2015-06-15T10:26:00Z">
            <w:rPr>
              <w:rFonts w:cs="MinionPro-Regular"/>
              <w:sz w:val="24"/>
              <w:szCs w:val="24"/>
            </w:rPr>
          </w:rPrChange>
        </w:rPr>
      </w:pPr>
    </w:p>
    <w:p w14:paraId="158F6373" w14:textId="76FFB729" w:rsidR="0062030C" w:rsidRPr="0062030C" w:rsidRDefault="0072182B">
      <w:pPr>
        <w:spacing w:after="0" w:line="240" w:lineRule="auto"/>
        <w:rPr>
          <w:ins w:id="79" w:author="Richard Merrick" w:date="2015-06-15T10:25:00Z"/>
          <w:rFonts w:cs="MinionPro-Regular"/>
          <w:color w:val="000000"/>
          <w:sz w:val="24"/>
          <w:szCs w:val="24"/>
          <w:rPrChange w:id="80" w:author="Richard Merrick" w:date="2015-06-15T10:26:00Z">
            <w:rPr>
              <w:ins w:id="81" w:author="Richard Merrick" w:date="2015-06-15T10:25:00Z"/>
              <w:rFonts w:eastAsia="Times New Roman" w:cs="Times New Roman"/>
            </w:rPr>
          </w:rPrChange>
        </w:rPr>
        <w:pPrChange w:id="82" w:author="Richard Merrick" w:date="2015-06-15T10:26:00Z">
          <w:pPr/>
        </w:pPrChange>
      </w:pPr>
      <w:del w:id="83" w:author="Richard Merrick" w:date="2015-06-15T10:23:00Z">
        <w:r w:rsidRPr="0062030C" w:rsidDel="0062030C">
          <w:rPr>
            <w:rFonts w:cs="MinionPro-Regular"/>
            <w:color w:val="000000"/>
            <w:sz w:val="24"/>
            <w:szCs w:val="24"/>
            <w:rPrChange w:id="84" w:author="Richard Merrick" w:date="2015-06-15T10:26:00Z">
              <w:rPr>
                <w:rFonts w:cs="MinionPro-Regular"/>
                <w:sz w:val="24"/>
                <w:szCs w:val="24"/>
              </w:rPr>
            </w:rPrChange>
          </w:rPr>
          <w:delText>For the first time in 19 years</w:delText>
        </w:r>
        <w:r w:rsidR="00BC17E2" w:rsidRPr="0062030C" w:rsidDel="0062030C">
          <w:rPr>
            <w:rFonts w:cs="MinionPro-Regular"/>
            <w:color w:val="000000"/>
            <w:sz w:val="24"/>
            <w:szCs w:val="24"/>
            <w:rPrChange w:id="85" w:author="Richard Merrick" w:date="2015-06-15T10:26:00Z">
              <w:rPr>
                <w:rFonts w:cs="MinionPro-Regular"/>
                <w:sz w:val="24"/>
                <w:szCs w:val="24"/>
              </w:rPr>
            </w:rPrChange>
          </w:rPr>
          <w:delText>,</w:delText>
        </w:r>
        <w:r w:rsidRPr="0062030C" w:rsidDel="0062030C">
          <w:rPr>
            <w:rFonts w:cs="MinionPro-Regular"/>
            <w:color w:val="000000"/>
            <w:sz w:val="24"/>
            <w:szCs w:val="24"/>
            <w:rPrChange w:id="86" w:author="Richard Merrick" w:date="2015-06-15T10:26:00Z">
              <w:rPr>
                <w:rFonts w:cs="MinionPro-Regular"/>
                <w:sz w:val="24"/>
                <w:szCs w:val="24"/>
              </w:rPr>
            </w:rPrChange>
          </w:rPr>
          <w:delText xml:space="preserve"> </w:delText>
        </w:r>
        <w:r w:rsidR="0036246A" w:rsidRPr="0062030C" w:rsidDel="0062030C">
          <w:rPr>
            <w:rFonts w:cs="MinionPro-Regular"/>
            <w:color w:val="000000"/>
            <w:sz w:val="24"/>
            <w:szCs w:val="24"/>
            <w:rPrChange w:id="87" w:author="Richard Merrick" w:date="2015-06-15T10:26:00Z">
              <w:rPr>
                <w:rFonts w:cs="MinionPro-Regular"/>
                <w:sz w:val="24"/>
                <w:szCs w:val="24"/>
              </w:rPr>
            </w:rPrChange>
          </w:rPr>
          <w:delText>we</w:delText>
        </w:r>
        <w:r w:rsidRPr="0062030C" w:rsidDel="0062030C">
          <w:rPr>
            <w:rFonts w:cs="MinionPro-Regular"/>
            <w:color w:val="000000"/>
            <w:sz w:val="24"/>
            <w:szCs w:val="24"/>
            <w:rPrChange w:id="88" w:author="Richard Merrick" w:date="2015-06-15T10:26:00Z">
              <w:rPr>
                <w:rFonts w:cs="MinionPro-Regular"/>
                <w:sz w:val="24"/>
                <w:szCs w:val="24"/>
              </w:rPr>
            </w:rPrChange>
          </w:rPr>
          <w:delText xml:space="preserve"> </w:delText>
        </w:r>
        <w:r w:rsidR="00ED5766" w:rsidRPr="0062030C" w:rsidDel="0062030C">
          <w:rPr>
            <w:rFonts w:cs="MinionPro-Regular"/>
            <w:color w:val="000000"/>
            <w:sz w:val="24"/>
            <w:szCs w:val="24"/>
            <w:rPrChange w:id="89" w:author="Richard Merrick" w:date="2015-06-15T10:26:00Z">
              <w:rPr>
                <w:rFonts w:cs="MinionPro-Regular"/>
                <w:sz w:val="24"/>
                <w:szCs w:val="24"/>
              </w:rPr>
            </w:rPrChange>
          </w:rPr>
          <w:delText xml:space="preserve">recovered and </w:delText>
        </w:r>
        <w:r w:rsidRPr="0062030C" w:rsidDel="0062030C">
          <w:rPr>
            <w:rFonts w:cs="MinionPro-Regular"/>
            <w:color w:val="000000"/>
            <w:sz w:val="24"/>
            <w:szCs w:val="24"/>
            <w:rPrChange w:id="90" w:author="Richard Merrick" w:date="2015-06-15T10:26:00Z">
              <w:rPr>
                <w:rFonts w:cs="MinionPro-Regular"/>
                <w:sz w:val="24"/>
                <w:szCs w:val="24"/>
              </w:rPr>
            </w:rPrChange>
          </w:rPr>
          <w:delText>removed a species from the Endangered Species List. The</w:delText>
        </w:r>
      </w:del>
      <w:ins w:id="91" w:author="Richard Merrick" w:date="2015-06-15T10:23:00Z">
        <w:r w:rsidR="0062030C" w:rsidRPr="0062030C">
          <w:rPr>
            <w:rFonts w:cs="MinionPro-Regular"/>
            <w:color w:val="000000"/>
            <w:sz w:val="24"/>
            <w:szCs w:val="24"/>
            <w:rPrChange w:id="92" w:author="Richard Merrick" w:date="2015-06-15T10:26:00Z">
              <w:rPr>
                <w:rFonts w:cs="MinionPro-Regular"/>
                <w:sz w:val="24"/>
                <w:szCs w:val="24"/>
              </w:rPr>
            </w:rPrChange>
          </w:rPr>
          <w:t>Following the delisting of the</w:t>
        </w:r>
      </w:ins>
      <w:r w:rsidRPr="0062030C">
        <w:rPr>
          <w:rFonts w:cs="MinionPro-Regular"/>
          <w:color w:val="000000"/>
          <w:sz w:val="24"/>
          <w:szCs w:val="24"/>
          <w:rPrChange w:id="93" w:author="Richard Merrick" w:date="2015-06-15T10:26:00Z">
            <w:rPr>
              <w:rFonts w:cs="MinionPro-Regular"/>
              <w:sz w:val="24"/>
              <w:szCs w:val="24"/>
            </w:rPr>
          </w:rPrChange>
        </w:rPr>
        <w:t xml:space="preserve"> eastern population of Steller sea lion</w:t>
      </w:r>
      <w:r w:rsidR="00BC17E2" w:rsidRPr="0062030C">
        <w:rPr>
          <w:rFonts w:cs="MinionPro-Regular"/>
          <w:color w:val="000000"/>
          <w:sz w:val="24"/>
          <w:szCs w:val="24"/>
          <w:rPrChange w:id="94" w:author="Richard Merrick" w:date="2015-06-15T10:26:00Z">
            <w:rPr>
              <w:rFonts w:cs="MinionPro-Regular"/>
              <w:sz w:val="24"/>
              <w:szCs w:val="24"/>
            </w:rPr>
          </w:rPrChange>
        </w:rPr>
        <w:t>s</w:t>
      </w:r>
      <w:r w:rsidRPr="0062030C">
        <w:rPr>
          <w:rFonts w:cs="MinionPro-Regular"/>
          <w:color w:val="000000"/>
          <w:sz w:val="24"/>
          <w:szCs w:val="24"/>
          <w:rPrChange w:id="95" w:author="Richard Merrick" w:date="2015-06-15T10:26:00Z">
            <w:rPr>
              <w:rFonts w:cs="MinionPro-Regular"/>
              <w:sz w:val="24"/>
              <w:szCs w:val="24"/>
            </w:rPr>
          </w:rPrChange>
        </w:rPr>
        <w:t xml:space="preserve"> </w:t>
      </w:r>
      <w:ins w:id="96" w:author="Richard Merrick" w:date="2015-06-15T10:23:00Z">
        <w:r w:rsidR="0062030C" w:rsidRPr="0062030C">
          <w:rPr>
            <w:rFonts w:cs="MinionPro-Regular"/>
            <w:color w:val="000000"/>
            <w:sz w:val="24"/>
            <w:szCs w:val="24"/>
            <w:rPrChange w:id="97" w:author="Richard Merrick" w:date="2015-06-15T10:26:00Z">
              <w:rPr>
                <w:rFonts w:cs="MinionPro-Regular"/>
                <w:sz w:val="24"/>
                <w:szCs w:val="24"/>
              </w:rPr>
            </w:rPrChange>
          </w:rPr>
          <w:t>in 2014, NOAA has now proposed to change the status of humpback whales.</w:t>
        </w:r>
      </w:ins>
      <w:ins w:id="98" w:author="Richard Merrick" w:date="2015-06-15T10:25:00Z">
        <w:r w:rsidR="0062030C" w:rsidRPr="0062030C">
          <w:rPr>
            <w:rFonts w:cs="MinionPro-Regular"/>
            <w:color w:val="000000"/>
            <w:sz w:val="24"/>
            <w:szCs w:val="24"/>
            <w:rPrChange w:id="99" w:author="Richard Merrick" w:date="2015-06-15T10:26:00Z">
              <w:rPr>
                <w:rFonts w:ascii="Arial" w:eastAsia="Times New Roman" w:hAnsi="Arial" w:cs="Arial"/>
                <w:b/>
                <w:bCs/>
                <w:color w:val="092667"/>
                <w:sz w:val="18"/>
                <w:szCs w:val="18"/>
                <w:shd w:val="clear" w:color="auto" w:fill="FFFFFF"/>
              </w:rPr>
            </w:rPrChange>
          </w:rPr>
          <w:t xml:space="preserve">   We </w:t>
        </w:r>
        <w:r w:rsidR="0062030C" w:rsidRPr="0062030C">
          <w:rPr>
            <w:rFonts w:cs="MinionPro-Regular"/>
            <w:color w:val="000000"/>
            <w:sz w:val="24"/>
            <w:szCs w:val="24"/>
            <w:rPrChange w:id="100" w:author="Richard Merrick" w:date="2015-06-15T10:26:00Z">
              <w:rPr>
                <w:rFonts w:ascii="Arial" w:eastAsia="Times New Roman" w:hAnsi="Arial" w:cs="Arial"/>
                <w:b/>
                <w:bCs/>
                <w:color w:val="092667"/>
                <w:sz w:val="18"/>
                <w:szCs w:val="18"/>
                <w:shd w:val="clear" w:color="auto" w:fill="FFFFFF"/>
              </w:rPr>
            </w:rPrChange>
          </w:rPr>
          <w:fldChar w:fldCharType="begin"/>
        </w:r>
        <w:r w:rsidR="0062030C" w:rsidRPr="0062030C">
          <w:rPr>
            <w:rFonts w:cs="MinionPro-Regular"/>
            <w:color w:val="000000"/>
            <w:sz w:val="24"/>
            <w:szCs w:val="24"/>
            <w:rPrChange w:id="101" w:author="Richard Merrick" w:date="2015-06-15T10:26:00Z">
              <w:rPr>
                <w:rFonts w:ascii="Arial" w:eastAsia="Times New Roman" w:hAnsi="Arial" w:cs="Arial"/>
                <w:b/>
                <w:bCs/>
                <w:color w:val="092667"/>
                <w:sz w:val="18"/>
                <w:szCs w:val="18"/>
                <w:shd w:val="clear" w:color="auto" w:fill="FFFFFF"/>
              </w:rPr>
            </w:rPrChange>
          </w:rPr>
          <w:instrText xml:space="preserve"> HYPERLINK "https://federalregister.gov/a/2015-09010" </w:instrText>
        </w:r>
        <w:r w:rsidR="0062030C" w:rsidRPr="0062030C">
          <w:rPr>
            <w:rFonts w:cs="MinionPro-Regular"/>
            <w:color w:val="000000"/>
            <w:sz w:val="24"/>
            <w:szCs w:val="24"/>
            <w:rPrChange w:id="102" w:author="Richard Merrick" w:date="2015-06-15T10:26:00Z">
              <w:rPr>
                <w:rFonts w:ascii="Arial" w:eastAsia="Times New Roman" w:hAnsi="Arial" w:cs="Arial"/>
                <w:b/>
                <w:bCs/>
                <w:color w:val="092667"/>
                <w:sz w:val="18"/>
                <w:szCs w:val="18"/>
                <w:shd w:val="clear" w:color="auto" w:fill="FFFFFF"/>
              </w:rPr>
            </w:rPrChange>
          </w:rPr>
          <w:fldChar w:fldCharType="separate"/>
        </w:r>
        <w:r w:rsidR="0062030C" w:rsidRPr="0062030C">
          <w:rPr>
            <w:rFonts w:cs="MinionPro-Regular"/>
            <w:color w:val="000000"/>
            <w:sz w:val="24"/>
            <w:szCs w:val="24"/>
            <w:rPrChange w:id="103" w:author="Richard Merrick" w:date="2015-06-15T10:26:00Z">
              <w:rPr>
                <w:rStyle w:val="Hyperlink"/>
                <w:rFonts w:ascii="Arial" w:eastAsia="Times New Roman" w:hAnsi="Arial" w:cs="Arial"/>
                <w:b/>
                <w:bCs/>
                <w:color w:val="00968A"/>
                <w:sz w:val="18"/>
                <w:szCs w:val="18"/>
                <w:shd w:val="clear" w:color="auto" w:fill="FFFFFF"/>
              </w:rPr>
            </w:rPrChange>
          </w:rPr>
          <w:t>propose to revise the ESA listing for the humpback whale</w:t>
        </w:r>
        <w:r w:rsidR="0062030C" w:rsidRPr="0062030C">
          <w:rPr>
            <w:rFonts w:cs="MinionPro-Regular"/>
            <w:color w:val="000000"/>
            <w:sz w:val="24"/>
            <w:szCs w:val="24"/>
            <w:rPrChange w:id="104" w:author="Richard Merrick" w:date="2015-06-15T10:26:00Z">
              <w:rPr>
                <w:rFonts w:ascii="Arial" w:eastAsia="Times New Roman" w:hAnsi="Arial" w:cs="Arial"/>
                <w:b/>
                <w:bCs/>
                <w:color w:val="092667"/>
                <w:sz w:val="18"/>
                <w:szCs w:val="18"/>
                <w:shd w:val="clear" w:color="auto" w:fill="FFFFFF"/>
              </w:rPr>
            </w:rPrChange>
          </w:rPr>
          <w:fldChar w:fldCharType="end"/>
        </w:r>
        <w:r w:rsidR="0062030C" w:rsidRPr="0062030C">
          <w:rPr>
            <w:rFonts w:cs="MinionPro-Regular"/>
            <w:color w:val="000000"/>
            <w:sz w:val="24"/>
            <w:szCs w:val="24"/>
            <w:rPrChange w:id="105" w:author="Richard Merrick" w:date="2015-06-15T10:26:00Z">
              <w:rPr>
                <w:rStyle w:val="apple-converted-space"/>
                <w:rFonts w:ascii="Arial" w:eastAsia="Times New Roman" w:hAnsi="Arial" w:cs="Arial"/>
                <w:b/>
                <w:bCs/>
                <w:color w:val="092667"/>
                <w:sz w:val="18"/>
                <w:szCs w:val="18"/>
                <w:shd w:val="clear" w:color="auto" w:fill="FFFFFF"/>
              </w:rPr>
            </w:rPrChange>
          </w:rPr>
          <w:t> to identify 14 Distinct Population Segments (DPS), list 2 as threatened and 2 as endangered, and identify 10 others as not warranted for listing</w:t>
        </w:r>
      </w:ins>
      <w:ins w:id="106" w:author="Richard Merrick" w:date="2015-06-15T10:26:00Z">
        <w:r w:rsidR="0062030C" w:rsidRPr="0062030C">
          <w:rPr>
            <w:rFonts w:cs="MinionPro-Regular"/>
            <w:color w:val="000000"/>
            <w:sz w:val="24"/>
            <w:szCs w:val="24"/>
            <w:rPrChange w:id="107" w:author="Richard Merrick" w:date="2015-06-15T10:26:00Z">
              <w:rPr>
                <w:rFonts w:cs="MinionPro-Regular"/>
                <w:sz w:val="24"/>
                <w:szCs w:val="24"/>
              </w:rPr>
            </w:rPrChange>
          </w:rPr>
          <w:t>.</w:t>
        </w:r>
      </w:ins>
    </w:p>
    <w:p w14:paraId="683061BA" w14:textId="3DE1ABFA" w:rsidR="00062241" w:rsidRPr="0062030C" w:rsidDel="0062030C" w:rsidRDefault="0072182B" w:rsidP="009F0269">
      <w:pPr>
        <w:spacing w:after="0" w:line="240" w:lineRule="auto"/>
        <w:rPr>
          <w:del w:id="108" w:author="Richard Merrick" w:date="2015-06-15T10:26:00Z"/>
          <w:rFonts w:cs="MinionPro-Regular"/>
          <w:color w:val="000000"/>
          <w:sz w:val="24"/>
          <w:szCs w:val="24"/>
          <w:rPrChange w:id="109" w:author="Richard Merrick" w:date="2015-06-15T10:26:00Z">
            <w:rPr>
              <w:del w:id="110" w:author="Richard Merrick" w:date="2015-06-15T10:26:00Z"/>
              <w:rFonts w:cs="MinionPro-Regular"/>
              <w:sz w:val="24"/>
              <w:szCs w:val="24"/>
            </w:rPr>
          </w:rPrChange>
        </w:rPr>
      </w:pPr>
      <w:del w:id="111" w:author="Richard Merrick" w:date="2015-06-15T10:25:00Z">
        <w:r w:rsidRPr="0062030C" w:rsidDel="0062030C">
          <w:rPr>
            <w:rFonts w:cs="MinionPro-Regular"/>
            <w:color w:val="000000"/>
            <w:sz w:val="24"/>
            <w:szCs w:val="24"/>
            <w:rPrChange w:id="112" w:author="Richard Merrick" w:date="2015-06-15T10:26:00Z">
              <w:rPr>
                <w:rFonts w:cs="MinionPro-Regular"/>
                <w:sz w:val="24"/>
                <w:szCs w:val="24"/>
              </w:rPr>
            </w:rPrChange>
          </w:rPr>
          <w:delText xml:space="preserve">was delisted after a </w:delText>
        </w:r>
        <w:r w:rsidR="00BC17E2" w:rsidRPr="0062030C" w:rsidDel="0062030C">
          <w:rPr>
            <w:rFonts w:cs="MinionPro-Regular"/>
            <w:color w:val="000000"/>
            <w:sz w:val="24"/>
            <w:szCs w:val="24"/>
            <w:rPrChange w:id="113" w:author="Richard Merrick" w:date="2015-06-15T10:26:00Z">
              <w:rPr>
                <w:rFonts w:cs="MinionPro-Regular"/>
                <w:sz w:val="24"/>
                <w:szCs w:val="24"/>
              </w:rPr>
            </w:rPrChange>
          </w:rPr>
          <w:delText>5</w:delText>
        </w:r>
        <w:r w:rsidRPr="0062030C" w:rsidDel="0062030C">
          <w:rPr>
            <w:rFonts w:cs="MinionPro-Regular"/>
            <w:color w:val="000000"/>
            <w:sz w:val="24"/>
            <w:szCs w:val="24"/>
            <w:rPrChange w:id="114" w:author="Richard Merrick" w:date="2015-06-15T10:26:00Z">
              <w:rPr>
                <w:rFonts w:cs="MinionPro-Regular"/>
                <w:sz w:val="24"/>
                <w:szCs w:val="24"/>
              </w:rPr>
            </w:rPrChange>
          </w:rPr>
          <w:delText xml:space="preserve">-year status review </w:delText>
        </w:r>
        <w:r w:rsidR="00AD133A" w:rsidRPr="0062030C" w:rsidDel="0062030C">
          <w:rPr>
            <w:rFonts w:cs="MinionPro-Regular"/>
            <w:color w:val="000000"/>
            <w:sz w:val="24"/>
            <w:szCs w:val="24"/>
            <w:rPrChange w:id="115" w:author="Richard Merrick" w:date="2015-06-15T10:26:00Z">
              <w:rPr>
                <w:rFonts w:cs="MinionPro-Regular"/>
                <w:sz w:val="24"/>
                <w:szCs w:val="24"/>
              </w:rPr>
            </w:rPrChange>
          </w:rPr>
          <w:delText>concluded</w:delText>
        </w:r>
        <w:r w:rsidRPr="0062030C" w:rsidDel="0062030C">
          <w:rPr>
            <w:rFonts w:cs="MinionPro-Regular"/>
            <w:color w:val="000000"/>
            <w:sz w:val="24"/>
            <w:szCs w:val="24"/>
            <w:rPrChange w:id="116" w:author="Richard Merrick" w:date="2015-06-15T10:26:00Z">
              <w:rPr>
                <w:rFonts w:cs="MinionPro-Regular"/>
                <w:sz w:val="24"/>
                <w:szCs w:val="24"/>
              </w:rPr>
            </w:rPrChange>
          </w:rPr>
          <w:delText xml:space="preserve"> that current population trends and threats no longer </w:delText>
        </w:r>
        <w:r w:rsidR="00AD133A" w:rsidRPr="0062030C" w:rsidDel="0062030C">
          <w:rPr>
            <w:rFonts w:cs="MinionPro-Regular"/>
            <w:color w:val="000000"/>
            <w:sz w:val="24"/>
            <w:szCs w:val="24"/>
            <w:rPrChange w:id="117" w:author="Richard Merrick" w:date="2015-06-15T10:26:00Z">
              <w:rPr>
                <w:rFonts w:cs="MinionPro-Regular"/>
                <w:sz w:val="24"/>
                <w:szCs w:val="24"/>
              </w:rPr>
            </w:rPrChange>
          </w:rPr>
          <w:delText xml:space="preserve">placed this species </w:delText>
        </w:r>
        <w:r w:rsidRPr="0062030C" w:rsidDel="0062030C">
          <w:rPr>
            <w:rFonts w:cs="MinionPro-Regular"/>
            <w:color w:val="000000"/>
            <w:sz w:val="24"/>
            <w:szCs w:val="24"/>
            <w:rPrChange w:id="118" w:author="Richard Merrick" w:date="2015-06-15T10:26:00Z">
              <w:rPr>
                <w:rFonts w:cs="MinionPro-Regular"/>
                <w:sz w:val="24"/>
                <w:szCs w:val="24"/>
              </w:rPr>
            </w:rPrChange>
          </w:rPr>
          <w:delText xml:space="preserve">at risk of extinction.  </w:delText>
        </w:r>
      </w:del>
    </w:p>
    <w:p w14:paraId="23220420" w14:textId="77777777" w:rsidR="00062241" w:rsidRPr="0062030C" w:rsidRDefault="00062241" w:rsidP="009F0269">
      <w:pPr>
        <w:spacing w:after="0" w:line="240" w:lineRule="auto"/>
        <w:rPr>
          <w:rFonts w:cs="MinionPro-Regular"/>
          <w:color w:val="000000"/>
          <w:sz w:val="24"/>
          <w:szCs w:val="24"/>
          <w:rPrChange w:id="119" w:author="Richard Merrick" w:date="2015-06-15T10:26:00Z">
            <w:rPr>
              <w:rFonts w:cs="MinionPro-Regular"/>
              <w:sz w:val="24"/>
              <w:szCs w:val="24"/>
            </w:rPr>
          </w:rPrChange>
        </w:rPr>
      </w:pPr>
    </w:p>
    <w:p w14:paraId="6B04F426" w14:textId="77777777" w:rsidR="0072182B" w:rsidRPr="0062030C" w:rsidRDefault="00062241" w:rsidP="009F0269">
      <w:pPr>
        <w:spacing w:after="0" w:line="240" w:lineRule="auto"/>
        <w:rPr>
          <w:rFonts w:cs="MinionPro-Regular"/>
          <w:color w:val="000000"/>
          <w:sz w:val="24"/>
          <w:szCs w:val="24"/>
          <w:rPrChange w:id="120" w:author="Richard Merrick" w:date="2015-06-15T10:26:00Z">
            <w:rPr>
              <w:rFonts w:cs="MinionPro-Regular"/>
              <w:sz w:val="24"/>
              <w:szCs w:val="24"/>
            </w:rPr>
          </w:rPrChange>
        </w:rPr>
      </w:pPr>
      <w:r w:rsidRPr="0062030C">
        <w:rPr>
          <w:rFonts w:cs="MinionPro-Regular"/>
          <w:color w:val="000000"/>
          <w:sz w:val="24"/>
          <w:szCs w:val="24"/>
          <w:rPrChange w:id="121" w:author="Richard Merrick" w:date="2015-06-15T10:26:00Z">
            <w:rPr>
              <w:rFonts w:cs="MinionPro-Regular"/>
              <w:sz w:val="24"/>
              <w:szCs w:val="24"/>
            </w:rPr>
          </w:rPrChange>
        </w:rPr>
        <w:t>Fisheries and protected resources achievements have been aided by successful habitat conservation and restoration activities.  In FY 2014</w:t>
      </w:r>
      <w:r w:rsidR="009F63FF" w:rsidRPr="0062030C">
        <w:rPr>
          <w:rFonts w:cs="MinionPro-Regular"/>
          <w:color w:val="000000"/>
          <w:sz w:val="24"/>
          <w:szCs w:val="24"/>
          <w:rPrChange w:id="122" w:author="Richard Merrick" w:date="2015-06-15T10:26:00Z">
            <w:rPr>
              <w:rFonts w:cs="MinionPro-Regular"/>
              <w:sz w:val="24"/>
              <w:szCs w:val="24"/>
            </w:rPr>
          </w:rPrChange>
        </w:rPr>
        <w:t>,</w:t>
      </w:r>
      <w:r w:rsidRPr="0062030C">
        <w:rPr>
          <w:rFonts w:cs="MinionPro-Regular"/>
          <w:color w:val="000000"/>
          <w:sz w:val="24"/>
          <w:szCs w:val="24"/>
          <w:rPrChange w:id="123" w:author="Richard Merrick" w:date="2015-06-15T10:26:00Z">
            <w:rPr>
              <w:rFonts w:cs="MinionPro-Regular"/>
              <w:sz w:val="24"/>
              <w:szCs w:val="24"/>
            </w:rPr>
          </w:rPrChange>
        </w:rPr>
        <w:t xml:space="preserve"> </w:t>
      </w:r>
      <w:r w:rsidR="00DB6D2C" w:rsidRPr="0062030C">
        <w:rPr>
          <w:rFonts w:cs="MinionPro-Regular"/>
          <w:color w:val="000000"/>
          <w:sz w:val="24"/>
          <w:szCs w:val="24"/>
          <w:rPrChange w:id="124" w:author="Richard Merrick" w:date="2015-06-15T10:26:00Z">
            <w:rPr>
              <w:rFonts w:cs="MinionPro-Regular"/>
              <w:sz w:val="24"/>
              <w:szCs w:val="24"/>
            </w:rPr>
          </w:rPrChange>
        </w:rPr>
        <w:t xml:space="preserve">consistent with </w:t>
      </w:r>
      <w:r w:rsidRPr="0062030C">
        <w:rPr>
          <w:rFonts w:cs="MinionPro-Regular"/>
          <w:color w:val="000000"/>
          <w:sz w:val="24"/>
          <w:szCs w:val="24"/>
          <w:rPrChange w:id="125" w:author="Richard Merrick" w:date="2015-06-15T10:26:00Z">
            <w:rPr>
              <w:rFonts w:cs="MinionPro-Regular"/>
              <w:sz w:val="24"/>
              <w:szCs w:val="24"/>
            </w:rPr>
          </w:rPrChange>
        </w:rPr>
        <w:t>the Habitat Blueprint</w:t>
      </w:r>
      <w:r w:rsidR="00DB6D2C" w:rsidRPr="0062030C">
        <w:rPr>
          <w:rFonts w:cs="MinionPro-Regular"/>
          <w:color w:val="000000"/>
          <w:sz w:val="24"/>
          <w:szCs w:val="24"/>
          <w:rPrChange w:id="126" w:author="Richard Merrick" w:date="2015-06-15T10:26:00Z">
            <w:rPr>
              <w:rFonts w:cs="MinionPro-Regular"/>
              <w:sz w:val="24"/>
              <w:szCs w:val="24"/>
            </w:rPr>
          </w:rPrChange>
        </w:rPr>
        <w:t xml:space="preserve"> strategy NOAA Fisheries selected</w:t>
      </w:r>
      <w:r w:rsidRPr="0062030C">
        <w:rPr>
          <w:rFonts w:cs="MinionPro-Regular"/>
          <w:color w:val="000000"/>
          <w:sz w:val="24"/>
          <w:szCs w:val="24"/>
          <w:rPrChange w:id="127" w:author="Richard Merrick" w:date="2015-06-15T10:26:00Z">
            <w:rPr>
              <w:rFonts w:cs="MinionPro-Regular"/>
              <w:sz w:val="24"/>
              <w:szCs w:val="24"/>
            </w:rPr>
          </w:rPrChange>
        </w:rPr>
        <w:t xml:space="preserve"> seven habitat focus areas across the country</w:t>
      </w:r>
      <w:r w:rsidR="00DB6D2C" w:rsidRPr="0062030C">
        <w:rPr>
          <w:rFonts w:cs="MinionPro-Regular"/>
          <w:color w:val="000000"/>
          <w:sz w:val="24"/>
          <w:szCs w:val="24"/>
          <w:rPrChange w:id="128" w:author="Richard Merrick" w:date="2015-06-15T10:26:00Z">
            <w:rPr>
              <w:rFonts w:cs="MinionPro-Regular"/>
              <w:sz w:val="24"/>
              <w:szCs w:val="24"/>
            </w:rPr>
          </w:rPrChange>
        </w:rPr>
        <w:t>.</w:t>
      </w:r>
      <w:r w:rsidR="00AD133A" w:rsidRPr="0062030C">
        <w:rPr>
          <w:rFonts w:cs="MinionPro-Regular"/>
          <w:color w:val="000000"/>
          <w:sz w:val="24"/>
          <w:szCs w:val="24"/>
          <w:rPrChange w:id="129" w:author="Richard Merrick" w:date="2015-06-15T10:26:00Z">
            <w:rPr>
              <w:rFonts w:cs="MinionPro-Regular"/>
              <w:sz w:val="24"/>
              <w:szCs w:val="24"/>
            </w:rPr>
          </w:rPrChange>
        </w:rPr>
        <w:t xml:space="preserve"> </w:t>
      </w:r>
      <w:r w:rsidR="00DB6D2C" w:rsidRPr="0062030C">
        <w:rPr>
          <w:rFonts w:cs="MinionPro-Regular"/>
          <w:color w:val="000000"/>
          <w:sz w:val="24"/>
          <w:szCs w:val="24"/>
          <w:rPrChange w:id="130" w:author="Richard Merrick" w:date="2015-06-15T10:26:00Z">
            <w:rPr>
              <w:rFonts w:cs="MinionPro-Regular"/>
              <w:sz w:val="24"/>
              <w:szCs w:val="24"/>
            </w:rPr>
          </w:rPrChange>
        </w:rPr>
        <w:t xml:space="preserve">Concentrating our efforts on these focus areas </w:t>
      </w:r>
      <w:r w:rsidR="00AD133A" w:rsidRPr="0062030C">
        <w:rPr>
          <w:rFonts w:cs="MinionPro-Regular"/>
          <w:color w:val="000000"/>
          <w:sz w:val="24"/>
          <w:szCs w:val="24"/>
          <w:rPrChange w:id="131" w:author="Richard Merrick" w:date="2015-06-15T10:26:00Z">
            <w:rPr>
              <w:rFonts w:cs="MinionPro-Regular"/>
              <w:sz w:val="24"/>
              <w:szCs w:val="24"/>
            </w:rPr>
          </w:rPrChange>
        </w:rPr>
        <w:t xml:space="preserve">will increase the effectiveness of </w:t>
      </w:r>
      <w:r w:rsidR="0036246A" w:rsidRPr="0062030C">
        <w:rPr>
          <w:rFonts w:cs="MinionPro-Regular"/>
          <w:color w:val="000000"/>
          <w:sz w:val="24"/>
          <w:szCs w:val="24"/>
          <w:rPrChange w:id="132" w:author="Richard Merrick" w:date="2015-06-15T10:26:00Z">
            <w:rPr>
              <w:rFonts w:cs="MinionPro-Regular"/>
              <w:sz w:val="24"/>
              <w:szCs w:val="24"/>
            </w:rPr>
          </w:rPrChange>
        </w:rPr>
        <w:t>our</w:t>
      </w:r>
      <w:r w:rsidR="00AD133A" w:rsidRPr="0062030C">
        <w:rPr>
          <w:rFonts w:cs="MinionPro-Regular"/>
          <w:color w:val="000000"/>
          <w:sz w:val="24"/>
          <w:szCs w:val="24"/>
          <w:rPrChange w:id="133" w:author="Richard Merrick" w:date="2015-06-15T10:26:00Z">
            <w:rPr>
              <w:rFonts w:cs="MinionPro-Regular"/>
              <w:sz w:val="24"/>
              <w:szCs w:val="24"/>
            </w:rPr>
          </w:rPrChange>
        </w:rPr>
        <w:t xml:space="preserve"> habitat conservation science and management efforts</w:t>
      </w:r>
      <w:r w:rsidRPr="0062030C">
        <w:rPr>
          <w:rFonts w:cs="MinionPro-Regular"/>
          <w:color w:val="000000"/>
          <w:sz w:val="24"/>
          <w:szCs w:val="24"/>
          <w:rPrChange w:id="134" w:author="Richard Merrick" w:date="2015-06-15T10:26:00Z">
            <w:rPr>
              <w:rFonts w:cs="MinionPro-Regular"/>
              <w:sz w:val="24"/>
              <w:szCs w:val="24"/>
            </w:rPr>
          </w:rPrChange>
        </w:rPr>
        <w:t xml:space="preserve">. </w:t>
      </w:r>
    </w:p>
    <w:p w14:paraId="38173C4F" w14:textId="77777777" w:rsidR="009F0269" w:rsidRPr="009F0269" w:rsidRDefault="009F0269" w:rsidP="009F0269">
      <w:pPr>
        <w:spacing w:after="0" w:line="240" w:lineRule="auto"/>
        <w:rPr>
          <w:rFonts w:cs="HelveticaNeueLTStd-BdCn"/>
          <w:b/>
          <w:color w:val="17365D" w:themeColor="text2" w:themeShade="BF"/>
          <w:sz w:val="32"/>
          <w:szCs w:val="32"/>
        </w:rPr>
      </w:pPr>
    </w:p>
    <w:p w14:paraId="6E7168C1" w14:textId="329FAAC0" w:rsidR="007B1802" w:rsidRPr="00E04C7F" w:rsidRDefault="00DE1A41" w:rsidP="00E04C7F">
      <w:pPr>
        <w:autoSpaceDE w:val="0"/>
        <w:autoSpaceDN w:val="0"/>
        <w:adjustRightInd w:val="0"/>
        <w:spacing w:after="120" w:line="240" w:lineRule="auto"/>
        <w:rPr>
          <w:rFonts w:cs="HelveticaNeueLTStd-BdCn"/>
          <w:b/>
          <w:color w:val="548DD4" w:themeColor="text2" w:themeTint="99"/>
          <w:sz w:val="32"/>
          <w:szCs w:val="32"/>
        </w:rPr>
      </w:pPr>
      <w:r w:rsidRPr="003C1719">
        <w:rPr>
          <w:rFonts w:cs="HelveticaNeueLTStd-BdCn"/>
          <w:b/>
          <w:color w:val="548DD4" w:themeColor="text2" w:themeTint="99"/>
          <w:sz w:val="32"/>
          <w:szCs w:val="32"/>
        </w:rPr>
        <w:t xml:space="preserve">Guidance for FY </w:t>
      </w:r>
      <w:del w:id="135" w:author="Richard Merrick" w:date="2015-06-14T14:54:00Z">
        <w:r w:rsidRPr="003C1719" w:rsidDel="00CD7965">
          <w:rPr>
            <w:rFonts w:cs="HelveticaNeueLTStd-BdCn"/>
            <w:b/>
            <w:color w:val="548DD4" w:themeColor="text2" w:themeTint="99"/>
            <w:sz w:val="32"/>
            <w:szCs w:val="32"/>
          </w:rPr>
          <w:delText>201</w:delText>
        </w:r>
        <w:r w:rsidR="00B1089A" w:rsidDel="00CD7965">
          <w:rPr>
            <w:rFonts w:cs="HelveticaNeueLTStd-BdCn"/>
            <w:b/>
            <w:color w:val="548DD4" w:themeColor="text2" w:themeTint="99"/>
            <w:sz w:val="32"/>
            <w:szCs w:val="32"/>
          </w:rPr>
          <w:delText>5</w:delText>
        </w:r>
      </w:del>
      <w:ins w:id="136" w:author="Richard Merrick" w:date="2015-06-14T14:54:00Z">
        <w:r w:rsidR="00CD7965">
          <w:rPr>
            <w:rFonts w:cs="HelveticaNeueLTStd-BdCn"/>
            <w:b/>
            <w:color w:val="548DD4" w:themeColor="text2" w:themeTint="99"/>
            <w:sz w:val="32"/>
            <w:szCs w:val="32"/>
          </w:rPr>
          <w:t>2016</w:t>
        </w:r>
      </w:ins>
      <w:r w:rsidRPr="003C1719">
        <w:rPr>
          <w:rFonts w:cs="HelveticaNeueLTStd-BdCn"/>
          <w:b/>
          <w:color w:val="548DD4" w:themeColor="text2" w:themeTint="99"/>
          <w:sz w:val="32"/>
          <w:szCs w:val="32"/>
        </w:rPr>
        <w:t xml:space="preserve"> Execution and Out-Year Planning</w:t>
      </w:r>
    </w:p>
    <w:p w14:paraId="0FCCADF3" w14:textId="4F16AFA1" w:rsidR="00DE1A41" w:rsidRDefault="00DE1A41" w:rsidP="007B1802">
      <w:pPr>
        <w:spacing w:after="0" w:line="240" w:lineRule="auto"/>
        <w:rPr>
          <w:rFonts w:cs="MinionPro-Regular"/>
          <w:color w:val="000000"/>
        </w:rPr>
      </w:pPr>
      <w:r w:rsidRPr="003C1719">
        <w:rPr>
          <w:rFonts w:cs="MinionPro-Regular"/>
          <w:color w:val="000000"/>
          <w:sz w:val="24"/>
          <w:szCs w:val="24"/>
        </w:rPr>
        <w:t xml:space="preserve">Our overarching focus in FY </w:t>
      </w:r>
      <w:del w:id="137" w:author="Richard Merrick" w:date="2015-06-14T14:54:00Z">
        <w:r w:rsidRPr="003C1719" w:rsidDel="00CD7965">
          <w:rPr>
            <w:rFonts w:cs="MinionPro-Regular"/>
            <w:color w:val="000000"/>
            <w:sz w:val="24"/>
            <w:szCs w:val="24"/>
          </w:rPr>
          <w:delText>201</w:delText>
        </w:r>
        <w:r w:rsidR="00B1089A" w:rsidDel="00CD7965">
          <w:rPr>
            <w:rFonts w:cs="MinionPro-Regular"/>
            <w:color w:val="000000"/>
            <w:sz w:val="24"/>
            <w:szCs w:val="24"/>
          </w:rPr>
          <w:delText>5</w:delText>
        </w:r>
      </w:del>
      <w:ins w:id="138" w:author="Richard Merrick" w:date="2015-06-14T14:54:00Z">
        <w:r w:rsidR="00CD7965">
          <w:rPr>
            <w:rFonts w:cs="MinionPro-Regular"/>
            <w:color w:val="000000"/>
            <w:sz w:val="24"/>
            <w:szCs w:val="24"/>
          </w:rPr>
          <w:t>2016</w:t>
        </w:r>
      </w:ins>
      <w:r w:rsidRPr="003C1719">
        <w:rPr>
          <w:rFonts w:cs="MinionPro-Regular"/>
          <w:color w:val="000000"/>
          <w:sz w:val="24"/>
          <w:szCs w:val="24"/>
        </w:rPr>
        <w:t xml:space="preserve"> remains</w:t>
      </w:r>
      <w:r w:rsidR="0036246A">
        <w:rPr>
          <w:rFonts w:cs="MinionPro-Regular"/>
          <w:color w:val="000000"/>
          <w:sz w:val="24"/>
          <w:szCs w:val="24"/>
        </w:rPr>
        <w:t xml:space="preserve"> on</w:t>
      </w:r>
      <w:r w:rsidRPr="003C1719">
        <w:rPr>
          <w:rFonts w:cs="MinionPro-Regular"/>
          <w:color w:val="000000"/>
          <w:sz w:val="24"/>
          <w:szCs w:val="24"/>
        </w:rPr>
        <w:t xml:space="preserve"> the </w:t>
      </w:r>
      <w:r w:rsidR="00721B23">
        <w:rPr>
          <w:rFonts w:cs="MinionPro-Regular"/>
          <w:color w:val="000000"/>
          <w:sz w:val="24"/>
          <w:szCs w:val="24"/>
        </w:rPr>
        <w:t xml:space="preserve">two </w:t>
      </w:r>
      <w:r w:rsidRPr="003C1719">
        <w:rPr>
          <w:rFonts w:cs="MinionPro-Regular"/>
          <w:color w:val="000000"/>
          <w:sz w:val="24"/>
          <w:szCs w:val="24"/>
        </w:rPr>
        <w:t xml:space="preserve">core NOAA Fisheries </w:t>
      </w:r>
      <w:r w:rsidR="00477EE5" w:rsidRPr="003C1719">
        <w:rPr>
          <w:rFonts w:cs="MinionPro-Regular"/>
          <w:color w:val="000000"/>
          <w:sz w:val="24"/>
          <w:szCs w:val="24"/>
        </w:rPr>
        <w:t xml:space="preserve">mandates </w:t>
      </w:r>
      <w:r w:rsidR="00477EE5">
        <w:rPr>
          <w:rFonts w:cs="MinionPro-Regular"/>
          <w:color w:val="000000"/>
          <w:sz w:val="24"/>
          <w:szCs w:val="24"/>
        </w:rPr>
        <w:t>as noted above.  By focusing on these two</w:t>
      </w:r>
      <w:r w:rsidR="00CD2EE9">
        <w:rPr>
          <w:rFonts w:cs="MinionPro-Regular"/>
          <w:color w:val="000000"/>
          <w:sz w:val="24"/>
          <w:szCs w:val="24"/>
        </w:rPr>
        <w:t xml:space="preserve"> core</w:t>
      </w:r>
      <w:r w:rsidR="00477EE5">
        <w:rPr>
          <w:rFonts w:cs="MinionPro-Regular"/>
          <w:color w:val="000000"/>
          <w:sz w:val="24"/>
          <w:szCs w:val="24"/>
        </w:rPr>
        <w:t xml:space="preserve"> mandates we will </w:t>
      </w:r>
      <w:r w:rsidRPr="003C1719">
        <w:rPr>
          <w:rFonts w:cs="MinionPro-Regular"/>
          <w:color w:val="000000"/>
          <w:sz w:val="24"/>
          <w:szCs w:val="24"/>
        </w:rPr>
        <w:t xml:space="preserve">continue </w:t>
      </w:r>
      <w:r w:rsidR="00477EE5">
        <w:rPr>
          <w:rFonts w:cs="MinionPro-Regular"/>
          <w:color w:val="000000"/>
          <w:sz w:val="24"/>
          <w:szCs w:val="24"/>
        </w:rPr>
        <w:t xml:space="preserve">to </w:t>
      </w:r>
      <w:r w:rsidR="007128FD">
        <w:rPr>
          <w:rFonts w:cs="MinionPro-Regular"/>
          <w:color w:val="000000"/>
          <w:sz w:val="24"/>
          <w:szCs w:val="24"/>
        </w:rPr>
        <w:t xml:space="preserve">make </w:t>
      </w:r>
      <w:r w:rsidRPr="003C1719">
        <w:rPr>
          <w:rFonts w:cs="MinionPro-Regular"/>
          <w:color w:val="000000"/>
          <w:sz w:val="24"/>
          <w:szCs w:val="24"/>
        </w:rPr>
        <w:t xml:space="preserve">progress </w:t>
      </w:r>
      <w:r w:rsidR="007128FD">
        <w:rPr>
          <w:rFonts w:cs="MinionPro-Regular"/>
          <w:color w:val="000000"/>
          <w:sz w:val="24"/>
          <w:szCs w:val="24"/>
        </w:rPr>
        <w:t>on: achieving</w:t>
      </w:r>
      <w:r w:rsidR="00171056">
        <w:rPr>
          <w:rFonts w:cs="MinionPro-Regular"/>
          <w:color w:val="000000"/>
          <w:sz w:val="24"/>
          <w:szCs w:val="24"/>
        </w:rPr>
        <w:t xml:space="preserve"> sustainable </w:t>
      </w:r>
      <w:r w:rsidR="00562760">
        <w:rPr>
          <w:rFonts w:cs="MinionPro-Regular"/>
          <w:color w:val="000000"/>
          <w:sz w:val="24"/>
          <w:szCs w:val="24"/>
        </w:rPr>
        <w:t>commercial, recreational</w:t>
      </w:r>
      <w:r w:rsidR="001836EA">
        <w:rPr>
          <w:rFonts w:cs="MinionPro-Regular"/>
          <w:color w:val="000000"/>
          <w:sz w:val="24"/>
          <w:szCs w:val="24"/>
        </w:rPr>
        <w:t xml:space="preserve">, </w:t>
      </w:r>
      <w:r w:rsidR="0036246A">
        <w:rPr>
          <w:rFonts w:cs="MinionPro-Regular"/>
          <w:color w:val="000000"/>
          <w:sz w:val="24"/>
          <w:szCs w:val="24"/>
        </w:rPr>
        <w:t xml:space="preserve">and </w:t>
      </w:r>
      <w:r w:rsidR="001836EA">
        <w:rPr>
          <w:rFonts w:cs="MinionPro-Regular"/>
          <w:color w:val="000000"/>
          <w:sz w:val="24"/>
          <w:szCs w:val="24"/>
        </w:rPr>
        <w:t>subsistence</w:t>
      </w:r>
      <w:r w:rsidR="000342C4">
        <w:rPr>
          <w:rFonts w:cs="MinionPro-Regular"/>
          <w:color w:val="000000"/>
          <w:sz w:val="24"/>
          <w:szCs w:val="24"/>
        </w:rPr>
        <w:t xml:space="preserve"> </w:t>
      </w:r>
      <w:r w:rsidR="00171056">
        <w:rPr>
          <w:rFonts w:cs="MinionPro-Regular"/>
          <w:color w:val="000000"/>
          <w:sz w:val="24"/>
          <w:szCs w:val="24"/>
        </w:rPr>
        <w:t>fisheries</w:t>
      </w:r>
      <w:r w:rsidR="009F63FF">
        <w:rPr>
          <w:rFonts w:cs="MinionPro-Regular"/>
          <w:color w:val="000000"/>
          <w:sz w:val="24"/>
          <w:szCs w:val="24"/>
        </w:rPr>
        <w:t>;</w:t>
      </w:r>
      <w:r w:rsidR="00171056">
        <w:rPr>
          <w:rFonts w:cs="MinionPro-Regular"/>
          <w:color w:val="000000"/>
          <w:sz w:val="24"/>
          <w:szCs w:val="24"/>
        </w:rPr>
        <w:t xml:space="preserve"> </w:t>
      </w:r>
      <w:r w:rsidR="007128FD">
        <w:rPr>
          <w:rFonts w:cs="MinionPro-Regular"/>
          <w:color w:val="000000"/>
          <w:sz w:val="24"/>
          <w:szCs w:val="24"/>
        </w:rPr>
        <w:t xml:space="preserve">supporting </w:t>
      </w:r>
      <w:r w:rsidR="009F63FF">
        <w:rPr>
          <w:rFonts w:cs="MinionPro-Regular"/>
          <w:color w:val="000000"/>
          <w:sz w:val="24"/>
          <w:szCs w:val="24"/>
        </w:rPr>
        <w:t xml:space="preserve">resilient </w:t>
      </w:r>
      <w:r w:rsidRPr="003C1719">
        <w:rPr>
          <w:rFonts w:cs="MinionPro-Regular"/>
          <w:color w:val="000000"/>
          <w:sz w:val="24"/>
          <w:szCs w:val="24"/>
        </w:rPr>
        <w:t>fishing communities</w:t>
      </w:r>
      <w:r w:rsidR="00EA5D16">
        <w:rPr>
          <w:rFonts w:cs="MinionPro-Regular"/>
          <w:color w:val="000000"/>
          <w:sz w:val="24"/>
          <w:szCs w:val="24"/>
        </w:rPr>
        <w:t xml:space="preserve"> and aquaculture production</w:t>
      </w:r>
      <w:r w:rsidR="00FD1AE1">
        <w:rPr>
          <w:rFonts w:cs="MinionPro-Regular"/>
          <w:color w:val="000000"/>
          <w:sz w:val="24"/>
          <w:szCs w:val="24"/>
        </w:rPr>
        <w:t>;</w:t>
      </w:r>
      <w:r w:rsidRPr="003C1719">
        <w:rPr>
          <w:rFonts w:cs="MinionPro-Regular"/>
          <w:color w:val="000000"/>
          <w:sz w:val="24"/>
          <w:szCs w:val="24"/>
        </w:rPr>
        <w:t xml:space="preserve"> and recover</w:t>
      </w:r>
      <w:r w:rsidR="007128FD">
        <w:rPr>
          <w:rFonts w:cs="MinionPro-Regular"/>
          <w:color w:val="000000"/>
          <w:sz w:val="24"/>
          <w:szCs w:val="24"/>
        </w:rPr>
        <w:t>ing</w:t>
      </w:r>
      <w:r w:rsidRPr="003C1719">
        <w:rPr>
          <w:rFonts w:cs="MinionPro-Regular"/>
          <w:color w:val="000000"/>
          <w:sz w:val="24"/>
          <w:szCs w:val="24"/>
        </w:rPr>
        <w:t xml:space="preserve"> and conserv</w:t>
      </w:r>
      <w:r w:rsidR="007128FD">
        <w:rPr>
          <w:rFonts w:cs="MinionPro-Regular"/>
          <w:color w:val="000000"/>
          <w:sz w:val="24"/>
          <w:szCs w:val="24"/>
        </w:rPr>
        <w:t>ing</w:t>
      </w:r>
      <w:r w:rsidRPr="003C1719">
        <w:rPr>
          <w:rFonts w:cs="MinionPro-Regular"/>
          <w:color w:val="000000"/>
          <w:sz w:val="24"/>
          <w:szCs w:val="24"/>
        </w:rPr>
        <w:t xml:space="preserve"> protected resources. </w:t>
      </w:r>
      <w:r w:rsidR="007128FD" w:rsidRPr="007128FD">
        <w:rPr>
          <w:rFonts w:cs="MinionPro-Regular"/>
          <w:color w:val="000000"/>
          <w:sz w:val="24"/>
          <w:szCs w:val="24"/>
        </w:rPr>
        <w:t>Our science is the foundation that enables us to advance these core mission mandates.</w:t>
      </w:r>
      <w:r w:rsidR="007128FD">
        <w:rPr>
          <w:rFonts w:cs="MinionPro-Regular"/>
          <w:color w:val="000000"/>
          <w:sz w:val="24"/>
          <w:szCs w:val="24"/>
        </w:rPr>
        <w:t xml:space="preserve">  </w:t>
      </w:r>
      <w:r w:rsidR="0036246A">
        <w:rPr>
          <w:rFonts w:cs="MinionPro-Regular"/>
          <w:color w:val="000000"/>
          <w:sz w:val="24"/>
          <w:szCs w:val="24"/>
        </w:rPr>
        <w:t>Our</w:t>
      </w:r>
      <w:r w:rsidRPr="003C1719">
        <w:rPr>
          <w:rFonts w:cs="MinionPro-Regular"/>
          <w:color w:val="000000"/>
          <w:sz w:val="24"/>
          <w:szCs w:val="24"/>
        </w:rPr>
        <w:t xml:space="preserve"> programs, projects, and activities </w:t>
      </w:r>
      <w:r w:rsidR="005273A9">
        <w:rPr>
          <w:rFonts w:cs="MinionPro-Regular"/>
          <w:color w:val="000000"/>
          <w:sz w:val="24"/>
          <w:szCs w:val="24"/>
        </w:rPr>
        <w:t>will</w:t>
      </w:r>
      <w:r w:rsidR="005273A9" w:rsidRPr="003C1719">
        <w:rPr>
          <w:rFonts w:cs="MinionPro-Regular"/>
          <w:color w:val="000000"/>
          <w:sz w:val="24"/>
          <w:szCs w:val="24"/>
        </w:rPr>
        <w:t xml:space="preserve"> </w:t>
      </w:r>
      <w:r w:rsidRPr="003C1719">
        <w:rPr>
          <w:rFonts w:cs="MinionPro-Regular"/>
          <w:color w:val="000000"/>
          <w:sz w:val="24"/>
          <w:szCs w:val="24"/>
        </w:rPr>
        <w:t>be designed and conducted to sup</w:t>
      </w:r>
      <w:r w:rsidR="007B1802">
        <w:rPr>
          <w:rFonts w:cs="MinionPro-Regular"/>
          <w:color w:val="000000"/>
          <w:sz w:val="24"/>
          <w:szCs w:val="24"/>
        </w:rPr>
        <w:t xml:space="preserve">port </w:t>
      </w:r>
      <w:r w:rsidR="00EA5D16">
        <w:rPr>
          <w:rFonts w:cs="MinionPro-Regular"/>
          <w:color w:val="000000"/>
          <w:sz w:val="24"/>
          <w:szCs w:val="24"/>
        </w:rPr>
        <w:t>these core mandates</w:t>
      </w:r>
      <w:r w:rsidRPr="003C1719">
        <w:rPr>
          <w:rFonts w:cs="MinionPro-Regular"/>
          <w:color w:val="000000"/>
          <w:sz w:val="24"/>
          <w:szCs w:val="24"/>
        </w:rPr>
        <w:t xml:space="preserve">. </w:t>
      </w:r>
      <w:r w:rsidR="00D916A6" w:rsidRPr="00222D41">
        <w:rPr>
          <w:rFonts w:cs="MinionPro-Regular"/>
          <w:color w:val="000000"/>
          <w:sz w:val="24"/>
          <w:szCs w:val="24"/>
        </w:rPr>
        <w:t>Habitat protection and restoration</w:t>
      </w:r>
      <w:r w:rsidR="00EA5D16">
        <w:rPr>
          <w:rFonts w:cs="MinionPro-Regular"/>
          <w:color w:val="000000"/>
          <w:sz w:val="24"/>
          <w:szCs w:val="24"/>
        </w:rPr>
        <w:t>,</w:t>
      </w:r>
      <w:r w:rsidR="00D916A6" w:rsidRPr="00222D41">
        <w:rPr>
          <w:rFonts w:cs="MinionPro-Regular"/>
          <w:color w:val="000000"/>
          <w:sz w:val="24"/>
          <w:szCs w:val="24"/>
        </w:rPr>
        <w:t xml:space="preserve"> </w:t>
      </w:r>
      <w:r w:rsidR="00024514">
        <w:rPr>
          <w:rFonts w:cs="MinionPro-Regular"/>
          <w:color w:val="000000"/>
          <w:sz w:val="24"/>
          <w:szCs w:val="24"/>
        </w:rPr>
        <w:t xml:space="preserve">and international efforts </w:t>
      </w:r>
      <w:r w:rsidR="00EA5D16">
        <w:rPr>
          <w:rFonts w:cs="MinionPro-Regular"/>
          <w:color w:val="000000"/>
          <w:sz w:val="24"/>
          <w:szCs w:val="24"/>
        </w:rPr>
        <w:t>remain</w:t>
      </w:r>
      <w:r w:rsidR="00EA5D16" w:rsidRPr="00222D41">
        <w:rPr>
          <w:rFonts w:cs="MinionPro-Regular"/>
          <w:color w:val="000000"/>
          <w:sz w:val="24"/>
          <w:szCs w:val="24"/>
        </w:rPr>
        <w:t xml:space="preserve"> </w:t>
      </w:r>
      <w:r w:rsidR="00D916A6" w:rsidRPr="00222D41">
        <w:rPr>
          <w:rFonts w:cs="MinionPro-Regular"/>
          <w:color w:val="000000"/>
          <w:sz w:val="24"/>
          <w:szCs w:val="24"/>
        </w:rPr>
        <w:t>essential for ocean ecosystem stewardship and sustainable strategy for fisheries and protected species.</w:t>
      </w:r>
      <w:r w:rsidR="00D916A6">
        <w:rPr>
          <w:rFonts w:cs="MinionPro-Regular"/>
          <w:color w:val="000000"/>
          <w:sz w:val="24"/>
          <w:szCs w:val="24"/>
        </w:rPr>
        <w:t xml:space="preserve"> </w:t>
      </w:r>
      <w:r w:rsidRPr="003C1719">
        <w:rPr>
          <w:rFonts w:cs="MinionPro-Regular"/>
          <w:color w:val="000000"/>
          <w:sz w:val="24"/>
          <w:szCs w:val="24"/>
        </w:rPr>
        <w:t xml:space="preserve">Our approach to these mandates and supporting functions will be guided by </w:t>
      </w:r>
      <w:r w:rsidR="00F524BE">
        <w:rPr>
          <w:rFonts w:cs="MinionPro-Regular"/>
          <w:color w:val="000000"/>
          <w:sz w:val="24"/>
          <w:szCs w:val="24"/>
        </w:rPr>
        <w:t>a series of</w:t>
      </w:r>
      <w:r w:rsidRPr="003C1719">
        <w:rPr>
          <w:rFonts w:cs="MinionPro-Regular"/>
          <w:color w:val="000000"/>
          <w:sz w:val="24"/>
          <w:szCs w:val="24"/>
        </w:rPr>
        <w:t xml:space="preserve"> overarching principles</w:t>
      </w:r>
      <w:r w:rsidRPr="003C1719">
        <w:rPr>
          <w:rFonts w:cs="MinionPro-Regular"/>
          <w:color w:val="000000"/>
        </w:rPr>
        <w:t>:</w:t>
      </w:r>
    </w:p>
    <w:p w14:paraId="26A48171" w14:textId="77777777" w:rsidR="00514037" w:rsidRDefault="00514037" w:rsidP="007B1802">
      <w:pPr>
        <w:spacing w:after="0" w:line="240" w:lineRule="auto"/>
        <w:rPr>
          <w:rFonts w:cs="MinionPro-Regular"/>
          <w:color w:val="000000"/>
        </w:rPr>
      </w:pPr>
    </w:p>
    <w:p w14:paraId="63194F53" w14:textId="0533F696" w:rsidR="00F524BE" w:rsidRPr="00514037" w:rsidRDefault="00F524BE" w:rsidP="007B1802">
      <w:pPr>
        <w:spacing w:after="0" w:line="240" w:lineRule="auto"/>
        <w:rPr>
          <w:rFonts w:cs="MinionPro-Regular"/>
          <w:b/>
          <w:color w:val="000000"/>
          <w:sz w:val="32"/>
          <w:szCs w:val="32"/>
          <w:u w:val="single"/>
        </w:rPr>
      </w:pPr>
      <w:r w:rsidRPr="00514037">
        <w:rPr>
          <w:rFonts w:cs="MinionPro-Regular"/>
          <w:b/>
          <w:color w:val="000000"/>
          <w:sz w:val="32"/>
          <w:szCs w:val="32"/>
          <w:u w:val="single"/>
        </w:rPr>
        <w:t>Guiding Principles</w:t>
      </w:r>
    </w:p>
    <w:p w14:paraId="5EC18481" w14:textId="2BD550CB" w:rsidR="00387BA0" w:rsidRDefault="000342C4" w:rsidP="001C2B83">
      <w:pPr>
        <w:pStyle w:val="ListParagraph"/>
        <w:numPr>
          <w:ilvl w:val="0"/>
          <w:numId w:val="2"/>
        </w:numPr>
        <w:autoSpaceDE w:val="0"/>
        <w:autoSpaceDN w:val="0"/>
        <w:adjustRightInd w:val="0"/>
        <w:spacing w:after="0" w:line="240" w:lineRule="auto"/>
        <w:rPr>
          <w:rFonts w:cs="MinionPro-Bold"/>
          <w:b/>
          <w:bCs/>
          <w:color w:val="000000"/>
          <w:sz w:val="24"/>
          <w:szCs w:val="24"/>
        </w:rPr>
      </w:pPr>
      <w:r>
        <w:rPr>
          <w:rFonts w:cs="MinionPro-Bold"/>
          <w:b/>
          <w:bCs/>
          <w:color w:val="000000"/>
          <w:sz w:val="24"/>
          <w:szCs w:val="24"/>
        </w:rPr>
        <w:t>Sustain</w:t>
      </w:r>
      <w:r w:rsidRPr="00387BA0">
        <w:rPr>
          <w:rFonts w:cs="MinionPro-Bold"/>
          <w:b/>
          <w:bCs/>
          <w:color w:val="000000"/>
          <w:sz w:val="24"/>
          <w:szCs w:val="24"/>
        </w:rPr>
        <w:t xml:space="preserve"> </w:t>
      </w:r>
      <w:r w:rsidR="00387BA0" w:rsidRPr="00387BA0">
        <w:rPr>
          <w:rFonts w:cs="MinionPro-Bold"/>
          <w:b/>
          <w:bCs/>
          <w:color w:val="000000"/>
          <w:sz w:val="24"/>
          <w:szCs w:val="24"/>
        </w:rPr>
        <w:t>the nation’s living marine resources, habitats</w:t>
      </w:r>
      <w:r w:rsidR="00FD1AE1">
        <w:rPr>
          <w:rFonts w:cs="MinionPro-Bold"/>
          <w:b/>
          <w:bCs/>
          <w:color w:val="000000"/>
          <w:sz w:val="24"/>
          <w:szCs w:val="24"/>
        </w:rPr>
        <w:t>,</w:t>
      </w:r>
      <w:r w:rsidR="00387BA0" w:rsidRPr="00387BA0">
        <w:rPr>
          <w:rFonts w:cs="MinionPro-Bold"/>
          <w:b/>
          <w:bCs/>
          <w:color w:val="000000"/>
          <w:sz w:val="24"/>
          <w:szCs w:val="24"/>
        </w:rPr>
        <w:t xml:space="preserve"> and ecosystems: </w:t>
      </w:r>
      <w:r w:rsidR="00387BA0" w:rsidRPr="00387BA0">
        <w:rPr>
          <w:rFonts w:cs="MinionPro-Bold"/>
          <w:bCs/>
          <w:color w:val="000000"/>
          <w:sz w:val="24"/>
          <w:szCs w:val="24"/>
        </w:rPr>
        <w:t>As the princip</w:t>
      </w:r>
      <w:r w:rsidR="00F47990">
        <w:rPr>
          <w:rFonts w:cs="MinionPro-Bold"/>
          <w:bCs/>
          <w:color w:val="000000"/>
          <w:sz w:val="24"/>
          <w:szCs w:val="24"/>
        </w:rPr>
        <w:t>a</w:t>
      </w:r>
      <w:r w:rsidR="00387BA0" w:rsidRPr="00387BA0">
        <w:rPr>
          <w:rFonts w:cs="MinionPro-Bold"/>
          <w:bCs/>
          <w:color w:val="000000"/>
          <w:sz w:val="24"/>
          <w:szCs w:val="24"/>
        </w:rPr>
        <w:t xml:space="preserve">l </w:t>
      </w:r>
      <w:r w:rsidR="00FD1AE1">
        <w:rPr>
          <w:rFonts w:cs="MinionPro-Bold"/>
          <w:bCs/>
          <w:color w:val="000000"/>
          <w:sz w:val="24"/>
          <w:szCs w:val="24"/>
        </w:rPr>
        <w:t>f</w:t>
      </w:r>
      <w:r w:rsidR="00387BA0" w:rsidRPr="00387BA0">
        <w:rPr>
          <w:rFonts w:cs="MinionPro-Bold"/>
          <w:bCs/>
          <w:color w:val="000000"/>
          <w:sz w:val="24"/>
          <w:szCs w:val="24"/>
        </w:rPr>
        <w:t xml:space="preserve">ederal agency tasked with </w:t>
      </w:r>
      <w:r>
        <w:rPr>
          <w:rFonts w:cs="MinionPro-Bold"/>
          <w:bCs/>
          <w:color w:val="000000"/>
          <w:sz w:val="24"/>
          <w:szCs w:val="24"/>
        </w:rPr>
        <w:t>s</w:t>
      </w:r>
      <w:r w:rsidR="007E4DD1">
        <w:rPr>
          <w:rFonts w:cs="MinionPro-Bold"/>
          <w:bCs/>
          <w:color w:val="000000"/>
          <w:sz w:val="24"/>
          <w:szCs w:val="24"/>
        </w:rPr>
        <w:t>ustaining</w:t>
      </w:r>
      <w:r>
        <w:rPr>
          <w:rFonts w:cs="MinionPro-Bold"/>
          <w:bCs/>
          <w:color w:val="000000"/>
          <w:sz w:val="24"/>
          <w:szCs w:val="24"/>
        </w:rPr>
        <w:t xml:space="preserve"> </w:t>
      </w:r>
      <w:r w:rsidR="007E4DD1">
        <w:rPr>
          <w:rFonts w:cs="MinionPro-Bold"/>
          <w:bCs/>
          <w:color w:val="000000"/>
          <w:sz w:val="24"/>
          <w:szCs w:val="24"/>
        </w:rPr>
        <w:t>fish and protected species</w:t>
      </w:r>
      <w:r w:rsidR="00387BA0" w:rsidRPr="00387BA0">
        <w:rPr>
          <w:rFonts w:cs="MinionPro-Bold"/>
          <w:bCs/>
          <w:color w:val="000000"/>
          <w:sz w:val="24"/>
          <w:szCs w:val="24"/>
        </w:rPr>
        <w:t xml:space="preserve">, NOAA Fisheries must continue to </w:t>
      </w:r>
      <w:r w:rsidR="007E4DD1">
        <w:rPr>
          <w:rFonts w:cs="MinionPro-Bold"/>
          <w:bCs/>
          <w:color w:val="000000"/>
          <w:sz w:val="24"/>
          <w:szCs w:val="24"/>
        </w:rPr>
        <w:t>meet</w:t>
      </w:r>
      <w:r w:rsidR="007E4DD1" w:rsidRPr="00387BA0">
        <w:rPr>
          <w:rFonts w:cs="MinionPro-Bold"/>
          <w:bCs/>
          <w:color w:val="000000"/>
          <w:sz w:val="24"/>
          <w:szCs w:val="24"/>
        </w:rPr>
        <w:t xml:space="preserve"> </w:t>
      </w:r>
      <w:r w:rsidR="0036246A">
        <w:rPr>
          <w:rFonts w:cs="MinionPro-Bold"/>
          <w:bCs/>
          <w:color w:val="000000"/>
          <w:sz w:val="24"/>
          <w:szCs w:val="24"/>
        </w:rPr>
        <w:t>our</w:t>
      </w:r>
      <w:r>
        <w:rPr>
          <w:rFonts w:cs="MinionPro-Bold"/>
          <w:bCs/>
          <w:color w:val="000000"/>
          <w:sz w:val="24"/>
          <w:szCs w:val="24"/>
        </w:rPr>
        <w:t xml:space="preserve"> stewardship </w:t>
      </w:r>
      <w:r w:rsidR="00387BA0" w:rsidRPr="00387BA0">
        <w:rPr>
          <w:rFonts w:cs="MinionPro-Bold"/>
          <w:bCs/>
          <w:color w:val="000000"/>
          <w:sz w:val="24"/>
          <w:szCs w:val="24"/>
        </w:rPr>
        <w:t xml:space="preserve">mission </w:t>
      </w:r>
      <w:r w:rsidR="00296D50">
        <w:rPr>
          <w:rFonts w:cs="MinionPro-Bold"/>
          <w:bCs/>
          <w:color w:val="000000"/>
          <w:sz w:val="24"/>
          <w:szCs w:val="24"/>
        </w:rPr>
        <w:t xml:space="preserve">and legislatively required mandates </w:t>
      </w:r>
      <w:r w:rsidR="00387BA0" w:rsidRPr="00387BA0">
        <w:rPr>
          <w:rFonts w:cs="MinionPro-Bold"/>
          <w:bCs/>
          <w:color w:val="000000"/>
          <w:sz w:val="24"/>
          <w:szCs w:val="24"/>
        </w:rPr>
        <w:t xml:space="preserve">despite declining budgets and </w:t>
      </w:r>
      <w:r w:rsidR="007E4DD1">
        <w:rPr>
          <w:rFonts w:cs="MinionPro-Bold"/>
          <w:bCs/>
          <w:color w:val="000000"/>
          <w:sz w:val="24"/>
          <w:szCs w:val="24"/>
        </w:rPr>
        <w:t>changing environmental conditions</w:t>
      </w:r>
      <w:r w:rsidR="00387BA0" w:rsidRPr="00387BA0">
        <w:rPr>
          <w:rFonts w:cs="MinionPro-Bold"/>
          <w:bCs/>
          <w:color w:val="000000"/>
          <w:sz w:val="24"/>
          <w:szCs w:val="24"/>
        </w:rPr>
        <w:t>.</w:t>
      </w:r>
      <w:r w:rsidR="00387BA0" w:rsidRPr="00387BA0">
        <w:rPr>
          <w:rFonts w:cs="MinionPro-Bold"/>
          <w:b/>
          <w:bCs/>
          <w:color w:val="000000"/>
          <w:sz w:val="24"/>
          <w:szCs w:val="24"/>
        </w:rPr>
        <w:t xml:space="preserve">  </w:t>
      </w:r>
    </w:p>
    <w:p w14:paraId="41053BBB" w14:textId="77777777" w:rsidR="009A0624" w:rsidRDefault="009A0624" w:rsidP="000C0BE7">
      <w:pPr>
        <w:pStyle w:val="ListParagraph"/>
        <w:autoSpaceDE w:val="0"/>
        <w:autoSpaceDN w:val="0"/>
        <w:adjustRightInd w:val="0"/>
        <w:spacing w:after="0" w:line="240" w:lineRule="auto"/>
        <w:ind w:left="540"/>
        <w:rPr>
          <w:rFonts w:cs="MinionPro-Bold"/>
          <w:b/>
          <w:bCs/>
          <w:color w:val="000000"/>
          <w:sz w:val="24"/>
          <w:szCs w:val="24"/>
        </w:rPr>
      </w:pPr>
    </w:p>
    <w:p w14:paraId="00D139DF" w14:textId="1673C0FC" w:rsidR="009A0624" w:rsidRPr="003B6AB6" w:rsidRDefault="009A0624" w:rsidP="001C2B83">
      <w:pPr>
        <w:pStyle w:val="ListParagraph"/>
        <w:numPr>
          <w:ilvl w:val="0"/>
          <w:numId w:val="2"/>
        </w:numPr>
        <w:autoSpaceDE w:val="0"/>
        <w:autoSpaceDN w:val="0"/>
        <w:adjustRightInd w:val="0"/>
        <w:spacing w:after="0" w:line="240" w:lineRule="auto"/>
        <w:rPr>
          <w:rFonts w:cs="MinionPro-Bold"/>
          <w:b/>
          <w:bCs/>
          <w:color w:val="000000"/>
          <w:sz w:val="24"/>
          <w:szCs w:val="24"/>
        </w:rPr>
      </w:pPr>
      <w:r>
        <w:rPr>
          <w:rFonts w:cs="MinionPro-Bold"/>
          <w:b/>
          <w:bCs/>
          <w:color w:val="000000"/>
          <w:sz w:val="24"/>
          <w:szCs w:val="24"/>
        </w:rPr>
        <w:t>Adapt environmental stewardship to climate change:</w:t>
      </w:r>
      <w:r>
        <w:rPr>
          <w:rFonts w:cs="MinionPro-Bold"/>
          <w:bCs/>
          <w:color w:val="000000"/>
          <w:sz w:val="24"/>
          <w:szCs w:val="24"/>
        </w:rPr>
        <w:t xml:space="preserve">  </w:t>
      </w:r>
      <w:r w:rsidR="00EA5D16">
        <w:rPr>
          <w:rFonts w:cs="MinionPro-Bold"/>
          <w:bCs/>
          <w:color w:val="000000"/>
          <w:sz w:val="24"/>
          <w:szCs w:val="24"/>
        </w:rPr>
        <w:t>C</w:t>
      </w:r>
      <w:r>
        <w:rPr>
          <w:rFonts w:cs="MinionPro-Bold"/>
          <w:bCs/>
          <w:color w:val="000000"/>
          <w:sz w:val="24"/>
          <w:szCs w:val="24"/>
        </w:rPr>
        <w:t>hanging ocean conditions exacerbated by climate change</w:t>
      </w:r>
      <w:r w:rsidR="009B7834">
        <w:rPr>
          <w:rFonts w:cs="MinionPro-Bold"/>
          <w:bCs/>
          <w:color w:val="000000"/>
          <w:sz w:val="24"/>
          <w:szCs w:val="24"/>
        </w:rPr>
        <w:t xml:space="preserve"> and</w:t>
      </w:r>
      <w:r>
        <w:rPr>
          <w:rFonts w:cs="MinionPro-Bold"/>
          <w:bCs/>
          <w:color w:val="000000"/>
          <w:sz w:val="24"/>
          <w:szCs w:val="24"/>
        </w:rPr>
        <w:t xml:space="preserve"> extreme events (</w:t>
      </w:r>
      <w:r w:rsidR="009B7834">
        <w:rPr>
          <w:rFonts w:cs="MinionPro-Bold"/>
          <w:bCs/>
          <w:color w:val="000000"/>
          <w:sz w:val="24"/>
          <w:szCs w:val="24"/>
        </w:rPr>
        <w:t xml:space="preserve">e.g., </w:t>
      </w:r>
      <w:r>
        <w:rPr>
          <w:rFonts w:cs="MinionPro-Bold"/>
          <w:bCs/>
          <w:color w:val="000000"/>
          <w:sz w:val="24"/>
          <w:szCs w:val="24"/>
        </w:rPr>
        <w:t xml:space="preserve">El </w:t>
      </w:r>
      <w:r w:rsidR="00976CB1">
        <w:rPr>
          <w:rFonts w:cs="MinionPro-Bold"/>
          <w:bCs/>
          <w:color w:val="000000"/>
          <w:sz w:val="24"/>
          <w:szCs w:val="24"/>
        </w:rPr>
        <w:t>Niño</w:t>
      </w:r>
      <w:r w:rsidR="009B7834">
        <w:rPr>
          <w:rFonts w:cs="MinionPro-Bold"/>
          <w:bCs/>
          <w:color w:val="000000"/>
          <w:sz w:val="24"/>
          <w:szCs w:val="24"/>
        </w:rPr>
        <w:t>,</w:t>
      </w:r>
      <w:r>
        <w:rPr>
          <w:rFonts w:cs="MinionPro-Bold"/>
          <w:bCs/>
          <w:color w:val="000000"/>
          <w:sz w:val="24"/>
          <w:szCs w:val="24"/>
        </w:rPr>
        <w:t xml:space="preserve"> California</w:t>
      </w:r>
      <w:r w:rsidR="009B7834">
        <w:rPr>
          <w:rFonts w:cs="MinionPro-Bold"/>
          <w:bCs/>
          <w:color w:val="000000"/>
          <w:sz w:val="24"/>
          <w:szCs w:val="24"/>
        </w:rPr>
        <w:t xml:space="preserve"> droughts</w:t>
      </w:r>
      <w:ins w:id="139" w:author="Richard Merrick" w:date="2015-06-14T14:57:00Z">
        <w:r w:rsidR="009F4871">
          <w:rPr>
            <w:rFonts w:cs="MinionPro-Bold"/>
            <w:bCs/>
            <w:color w:val="000000"/>
            <w:sz w:val="24"/>
            <w:szCs w:val="24"/>
          </w:rPr>
          <w:t>, warming Gulf of Maine</w:t>
        </w:r>
      </w:ins>
      <w:r>
        <w:rPr>
          <w:rFonts w:cs="MinionPro-Bold"/>
          <w:bCs/>
          <w:color w:val="000000"/>
          <w:sz w:val="24"/>
          <w:szCs w:val="24"/>
        </w:rPr>
        <w:t>) will call for new science and products to drive adaptive management strategies</w:t>
      </w:r>
      <w:r w:rsidR="000E39F9">
        <w:rPr>
          <w:rFonts w:cs="MinionPro-Bold"/>
          <w:bCs/>
          <w:color w:val="000000"/>
          <w:sz w:val="24"/>
          <w:szCs w:val="24"/>
        </w:rPr>
        <w:t xml:space="preserve"> allowing us to</w:t>
      </w:r>
      <w:r w:rsidR="009B7834">
        <w:rPr>
          <w:rFonts w:cs="MinionPro-Bold"/>
          <w:bCs/>
          <w:color w:val="000000"/>
          <w:sz w:val="24"/>
          <w:szCs w:val="24"/>
        </w:rPr>
        <w:t xml:space="preserve"> respond to the changing environment of</w:t>
      </w:r>
      <w:r>
        <w:rPr>
          <w:rFonts w:cs="MinionPro-Bold"/>
          <w:bCs/>
          <w:color w:val="000000"/>
          <w:sz w:val="24"/>
          <w:szCs w:val="24"/>
        </w:rPr>
        <w:t xml:space="preserve"> our trust </w:t>
      </w:r>
      <w:r w:rsidR="009B7834">
        <w:rPr>
          <w:rFonts w:cs="MinionPro-Bold"/>
          <w:bCs/>
          <w:color w:val="000000"/>
          <w:sz w:val="24"/>
          <w:szCs w:val="24"/>
        </w:rPr>
        <w:t>resources.</w:t>
      </w:r>
      <w:r w:rsidRPr="00387BA0">
        <w:rPr>
          <w:rFonts w:cs="MinionPro-Bold"/>
          <w:b/>
          <w:bCs/>
          <w:color w:val="000000"/>
          <w:sz w:val="24"/>
          <w:szCs w:val="24"/>
        </w:rPr>
        <w:t xml:space="preserve"> </w:t>
      </w:r>
      <w:r>
        <w:rPr>
          <w:rFonts w:cs="MinionPro-Bold"/>
          <w:b/>
          <w:bCs/>
          <w:color w:val="000000"/>
          <w:sz w:val="24"/>
          <w:szCs w:val="24"/>
        </w:rPr>
        <w:t xml:space="preserve"> </w:t>
      </w:r>
      <w:del w:id="140" w:author="Richard Merrick" w:date="2015-06-15T10:34:00Z">
        <w:r w:rsidR="009B7834" w:rsidDel="00660303">
          <w:rPr>
            <w:rFonts w:cs="MinionPro-Bold"/>
            <w:bCs/>
            <w:color w:val="000000"/>
            <w:sz w:val="24"/>
            <w:szCs w:val="24"/>
          </w:rPr>
          <w:delText>M</w:delText>
        </w:r>
        <w:r w:rsidRPr="009307A3" w:rsidDel="00660303">
          <w:rPr>
            <w:rFonts w:cs="MinionPro-Bold"/>
            <w:bCs/>
            <w:color w:val="000000"/>
            <w:sz w:val="24"/>
            <w:szCs w:val="24"/>
          </w:rPr>
          <w:delText>any of these changes involve watershed</w:delText>
        </w:r>
        <w:r w:rsidR="0036246A" w:rsidDel="00660303">
          <w:rPr>
            <w:rFonts w:cs="MinionPro-Bold"/>
            <w:bCs/>
            <w:color w:val="000000"/>
            <w:sz w:val="24"/>
            <w:szCs w:val="24"/>
          </w:rPr>
          <w:delText>-</w:delText>
        </w:r>
        <w:r w:rsidRPr="009307A3" w:rsidDel="00660303">
          <w:rPr>
            <w:rFonts w:cs="MinionPro-Bold"/>
            <w:bCs/>
            <w:color w:val="000000"/>
            <w:sz w:val="24"/>
            <w:szCs w:val="24"/>
          </w:rPr>
          <w:delText>to</w:delText>
        </w:r>
        <w:r w:rsidR="0036246A" w:rsidDel="00660303">
          <w:rPr>
            <w:rFonts w:cs="MinionPro-Bold"/>
            <w:bCs/>
            <w:color w:val="000000"/>
            <w:sz w:val="24"/>
            <w:szCs w:val="24"/>
          </w:rPr>
          <w:delText>-</w:delText>
        </w:r>
        <w:r w:rsidRPr="009307A3" w:rsidDel="00660303">
          <w:rPr>
            <w:rFonts w:cs="MinionPro-Bold"/>
            <w:bCs/>
            <w:color w:val="000000"/>
            <w:sz w:val="24"/>
            <w:szCs w:val="24"/>
          </w:rPr>
          <w:delText>ocean impacts</w:delText>
        </w:r>
        <w:r w:rsidR="007128FD" w:rsidDel="00660303">
          <w:rPr>
            <w:rFonts w:cs="MinionPro-Bold"/>
            <w:bCs/>
            <w:color w:val="000000"/>
            <w:sz w:val="24"/>
            <w:szCs w:val="24"/>
          </w:rPr>
          <w:delText>.  W</w:delText>
        </w:r>
        <w:r w:rsidR="0036246A" w:rsidDel="00660303">
          <w:rPr>
            <w:rFonts w:cs="MinionPro-Bold"/>
            <w:bCs/>
            <w:color w:val="000000"/>
            <w:sz w:val="24"/>
            <w:szCs w:val="24"/>
          </w:rPr>
          <w:delText>e</w:delText>
        </w:r>
        <w:r w:rsidRPr="009307A3" w:rsidDel="00660303">
          <w:rPr>
            <w:rFonts w:cs="MinionPro-Bold"/>
            <w:bCs/>
            <w:color w:val="000000"/>
            <w:sz w:val="24"/>
            <w:szCs w:val="24"/>
          </w:rPr>
          <w:delText xml:space="preserve"> will </w:delText>
        </w:r>
        <w:r w:rsidDel="00660303">
          <w:rPr>
            <w:rFonts w:cs="MinionPro-Bold"/>
            <w:bCs/>
            <w:color w:val="000000"/>
            <w:sz w:val="24"/>
            <w:szCs w:val="24"/>
          </w:rPr>
          <w:delText>strengthen</w:delText>
        </w:r>
        <w:r w:rsidRPr="009307A3" w:rsidDel="00660303">
          <w:rPr>
            <w:rFonts w:cs="MinionPro-Bold"/>
            <w:bCs/>
            <w:color w:val="000000"/>
            <w:sz w:val="24"/>
            <w:szCs w:val="24"/>
          </w:rPr>
          <w:delText xml:space="preserve"> ties </w:delText>
        </w:r>
        <w:r w:rsidR="0036246A" w:rsidDel="00660303">
          <w:rPr>
            <w:rFonts w:cs="MinionPro-Bold"/>
            <w:bCs/>
            <w:color w:val="000000"/>
            <w:sz w:val="24"/>
            <w:szCs w:val="24"/>
          </w:rPr>
          <w:delText>with our</w:delText>
        </w:r>
        <w:r w:rsidRPr="009307A3" w:rsidDel="00660303">
          <w:rPr>
            <w:rFonts w:cs="MinionPro-Bold"/>
            <w:bCs/>
            <w:color w:val="000000"/>
            <w:sz w:val="24"/>
            <w:szCs w:val="24"/>
          </w:rPr>
          <w:delText xml:space="preserve"> </w:delText>
        </w:r>
        <w:r w:rsidR="009B7834" w:rsidDel="00660303">
          <w:rPr>
            <w:rFonts w:cs="MinionPro-Bold"/>
            <w:bCs/>
            <w:color w:val="000000"/>
            <w:sz w:val="24"/>
            <w:szCs w:val="24"/>
          </w:rPr>
          <w:delText>f</w:delText>
        </w:r>
        <w:r w:rsidRPr="009307A3" w:rsidDel="00660303">
          <w:rPr>
            <w:rFonts w:cs="MinionPro-Bold"/>
            <w:bCs/>
            <w:color w:val="000000"/>
            <w:sz w:val="24"/>
            <w:szCs w:val="24"/>
          </w:rPr>
          <w:delText>ederal and state partners focused on riverine ecosystems</w:delText>
        </w:r>
        <w:r w:rsidR="00976CB1" w:rsidDel="00660303">
          <w:rPr>
            <w:rFonts w:cs="MinionPro-Bold"/>
            <w:bCs/>
            <w:color w:val="000000"/>
            <w:sz w:val="24"/>
            <w:szCs w:val="24"/>
          </w:rPr>
          <w:delText xml:space="preserve"> to address these impacts</w:delText>
        </w:r>
      </w:del>
      <w:ins w:id="141" w:author="Richard Merrick" w:date="2015-06-15T10:34:00Z">
        <w:r w:rsidR="00660303">
          <w:rPr>
            <w:rFonts w:cs="MinionPro-Bold"/>
            <w:bCs/>
            <w:color w:val="000000"/>
            <w:sz w:val="24"/>
            <w:szCs w:val="24"/>
          </w:rPr>
          <w:t>I</w:t>
        </w:r>
      </w:ins>
      <w:ins w:id="142" w:author="Richard Merrick" w:date="2015-06-15T10:35:00Z">
        <w:r w:rsidR="00660303">
          <w:rPr>
            <w:rFonts w:cs="MinionPro-Bold"/>
            <w:bCs/>
            <w:color w:val="000000"/>
            <w:sz w:val="24"/>
            <w:szCs w:val="24"/>
          </w:rPr>
          <w:t>t</w:t>
        </w:r>
      </w:ins>
      <w:ins w:id="143" w:author="Richard Merrick" w:date="2015-06-15T10:34:00Z">
        <w:r w:rsidR="00660303">
          <w:rPr>
            <w:rFonts w:cs="MinionPro-Bold"/>
            <w:bCs/>
            <w:color w:val="000000"/>
            <w:sz w:val="24"/>
            <w:szCs w:val="24"/>
          </w:rPr>
          <w:t xml:space="preserve"> is the unique role of NOAA Fisheries </w:t>
        </w:r>
      </w:ins>
      <w:ins w:id="144" w:author="Richard Merrick" w:date="2015-06-15T10:35:00Z">
        <w:r w:rsidR="00660303">
          <w:rPr>
            <w:rFonts w:cs="MinionPro-Bold"/>
            <w:bCs/>
            <w:color w:val="000000"/>
            <w:sz w:val="24"/>
            <w:szCs w:val="24"/>
          </w:rPr>
          <w:t xml:space="preserve">to respond to the impacts to </w:t>
        </w:r>
      </w:ins>
      <w:ins w:id="145" w:author="Richard Merrick" w:date="2015-06-15T10:36:00Z">
        <w:r w:rsidR="00660303">
          <w:rPr>
            <w:rFonts w:cs="MinionPro-Bold"/>
            <w:bCs/>
            <w:color w:val="000000"/>
            <w:sz w:val="24"/>
            <w:szCs w:val="24"/>
          </w:rPr>
          <w:t xml:space="preserve">coastal </w:t>
        </w:r>
      </w:ins>
      <w:ins w:id="146" w:author="Richard Merrick" w:date="2015-06-15T10:35:00Z">
        <w:r w:rsidR="00660303">
          <w:rPr>
            <w:rFonts w:cs="MinionPro-Bold"/>
            <w:bCs/>
            <w:color w:val="000000"/>
            <w:sz w:val="24"/>
            <w:szCs w:val="24"/>
          </w:rPr>
          <w:t>commun</w:t>
        </w:r>
      </w:ins>
      <w:ins w:id="147" w:author="Richard Merrick" w:date="2015-06-15T10:36:00Z">
        <w:r w:rsidR="00660303">
          <w:rPr>
            <w:rFonts w:cs="MinionPro-Bold"/>
            <w:bCs/>
            <w:color w:val="000000"/>
            <w:sz w:val="24"/>
            <w:szCs w:val="24"/>
          </w:rPr>
          <w:t>i</w:t>
        </w:r>
      </w:ins>
      <w:ins w:id="148" w:author="Richard Merrick" w:date="2015-06-15T10:35:00Z">
        <w:r w:rsidR="00660303">
          <w:rPr>
            <w:rFonts w:cs="MinionPro-Bold"/>
            <w:bCs/>
            <w:color w:val="000000"/>
            <w:sz w:val="24"/>
            <w:szCs w:val="24"/>
          </w:rPr>
          <w:t xml:space="preserve">ty </w:t>
        </w:r>
      </w:ins>
      <w:ins w:id="149" w:author="Richard Merrick" w:date="2015-06-15T10:36:00Z">
        <w:r w:rsidR="00660303">
          <w:rPr>
            <w:rFonts w:cs="MinionPro-Bold"/>
            <w:bCs/>
            <w:color w:val="000000"/>
            <w:sz w:val="24"/>
            <w:szCs w:val="24"/>
          </w:rPr>
          <w:t>resilience brought on by the changes in living marine r</w:t>
        </w:r>
      </w:ins>
      <w:ins w:id="150" w:author="Richard Merrick" w:date="2015-06-15T10:37:00Z">
        <w:r w:rsidR="00660303">
          <w:rPr>
            <w:rFonts w:cs="MinionPro-Bold"/>
            <w:bCs/>
            <w:color w:val="000000"/>
            <w:sz w:val="24"/>
            <w:szCs w:val="24"/>
          </w:rPr>
          <w:t>e</w:t>
        </w:r>
      </w:ins>
      <w:ins w:id="151" w:author="Richard Merrick" w:date="2015-06-15T10:36:00Z">
        <w:r w:rsidR="00660303">
          <w:rPr>
            <w:rFonts w:cs="MinionPro-Bold"/>
            <w:bCs/>
            <w:color w:val="000000"/>
            <w:sz w:val="24"/>
            <w:szCs w:val="24"/>
          </w:rPr>
          <w:t>sources</w:t>
        </w:r>
      </w:ins>
      <w:ins w:id="152" w:author="Richard Merrick" w:date="2015-06-15T10:37:00Z">
        <w:r w:rsidR="00660303">
          <w:rPr>
            <w:rFonts w:cs="MinionPro-Bold"/>
            <w:bCs/>
            <w:color w:val="000000"/>
            <w:sz w:val="24"/>
            <w:szCs w:val="24"/>
          </w:rPr>
          <w:t xml:space="preserve"> resulting from climate change (including ocean warming, loss of sea ice, and ocean acidification).</w:t>
        </w:r>
      </w:ins>
      <w:ins w:id="153" w:author="Richard Merrick" w:date="2015-06-15T10:36:00Z">
        <w:r w:rsidR="00660303">
          <w:rPr>
            <w:rFonts w:cs="MinionPro-Bold"/>
            <w:bCs/>
            <w:color w:val="000000"/>
            <w:sz w:val="24"/>
            <w:szCs w:val="24"/>
          </w:rPr>
          <w:t xml:space="preserve"> </w:t>
        </w:r>
      </w:ins>
      <w:del w:id="154" w:author="Richard Merrick" w:date="2015-06-15T10:36:00Z">
        <w:r w:rsidRPr="009307A3" w:rsidDel="00660303">
          <w:rPr>
            <w:rFonts w:cs="MinionPro-Bold"/>
            <w:bCs/>
            <w:color w:val="000000"/>
            <w:sz w:val="24"/>
            <w:szCs w:val="24"/>
          </w:rPr>
          <w:delText>.</w:delText>
        </w:r>
      </w:del>
      <w:r w:rsidRPr="009307A3">
        <w:rPr>
          <w:rFonts w:cs="MinionPro-Bold"/>
          <w:bCs/>
          <w:color w:val="000000"/>
          <w:sz w:val="24"/>
          <w:szCs w:val="24"/>
        </w:rPr>
        <w:t xml:space="preserve"> </w:t>
      </w:r>
    </w:p>
    <w:p w14:paraId="75A5D7AE" w14:textId="77777777" w:rsidR="003B6AB6" w:rsidRPr="003B6AB6" w:rsidRDefault="003B6AB6" w:rsidP="003B6AB6">
      <w:pPr>
        <w:autoSpaceDE w:val="0"/>
        <w:autoSpaceDN w:val="0"/>
        <w:adjustRightInd w:val="0"/>
        <w:spacing w:after="0" w:line="240" w:lineRule="auto"/>
        <w:rPr>
          <w:rFonts w:cs="MinionPro-Bold"/>
          <w:b/>
          <w:bCs/>
          <w:color w:val="000000"/>
          <w:sz w:val="24"/>
          <w:szCs w:val="24"/>
        </w:rPr>
      </w:pPr>
    </w:p>
    <w:p w14:paraId="76502CD7" w14:textId="77777777" w:rsidR="00814783" w:rsidRPr="00814783" w:rsidRDefault="009E4E05" w:rsidP="001C2B83">
      <w:pPr>
        <w:pStyle w:val="ListParagraph"/>
        <w:numPr>
          <w:ilvl w:val="0"/>
          <w:numId w:val="2"/>
        </w:numPr>
        <w:autoSpaceDE w:val="0"/>
        <w:autoSpaceDN w:val="0"/>
        <w:adjustRightInd w:val="0"/>
        <w:spacing w:after="0" w:line="240" w:lineRule="auto"/>
        <w:rPr>
          <w:rFonts w:cs="MinionPro-Bold"/>
          <w:b/>
          <w:bCs/>
          <w:color w:val="000000"/>
          <w:sz w:val="24"/>
          <w:szCs w:val="24"/>
        </w:rPr>
      </w:pPr>
      <w:r w:rsidRPr="0017474A">
        <w:rPr>
          <w:rFonts w:cs="MinionPro-Bold"/>
          <w:b/>
          <w:bCs/>
          <w:color w:val="000000"/>
          <w:sz w:val="24"/>
          <w:szCs w:val="24"/>
        </w:rPr>
        <w:t xml:space="preserve">Focus limited resources to </w:t>
      </w:r>
      <w:r w:rsidR="009B7834">
        <w:rPr>
          <w:rFonts w:cs="MinionPro-Bold"/>
          <w:b/>
          <w:bCs/>
          <w:color w:val="000000"/>
          <w:sz w:val="24"/>
          <w:szCs w:val="24"/>
        </w:rPr>
        <w:t xml:space="preserve">make strategic choices, </w:t>
      </w:r>
      <w:r w:rsidR="00CD2EE9">
        <w:rPr>
          <w:rFonts w:cs="MinionPro-Bold"/>
          <w:b/>
          <w:bCs/>
          <w:color w:val="000000"/>
          <w:sz w:val="24"/>
          <w:szCs w:val="24"/>
        </w:rPr>
        <w:t xml:space="preserve">while </w:t>
      </w:r>
      <w:r w:rsidRPr="0017474A">
        <w:rPr>
          <w:rFonts w:cs="MinionPro-Bold"/>
          <w:b/>
          <w:bCs/>
          <w:color w:val="000000"/>
          <w:sz w:val="24"/>
          <w:szCs w:val="24"/>
        </w:rPr>
        <w:t>maximiz</w:t>
      </w:r>
      <w:r w:rsidR="009B7834">
        <w:rPr>
          <w:rFonts w:cs="MinionPro-Bold"/>
          <w:b/>
          <w:bCs/>
          <w:color w:val="000000"/>
          <w:sz w:val="24"/>
          <w:szCs w:val="24"/>
        </w:rPr>
        <w:t>ing</w:t>
      </w:r>
      <w:r w:rsidRPr="0017474A">
        <w:rPr>
          <w:rFonts w:cs="MinionPro-Bold"/>
          <w:b/>
          <w:bCs/>
          <w:color w:val="000000"/>
          <w:sz w:val="24"/>
          <w:szCs w:val="24"/>
        </w:rPr>
        <w:t xml:space="preserve"> national and regional benefit</w:t>
      </w:r>
      <w:r w:rsidR="0036246A">
        <w:rPr>
          <w:rFonts w:cs="MinionPro-Bold"/>
          <w:b/>
          <w:bCs/>
          <w:color w:val="000000"/>
          <w:sz w:val="24"/>
          <w:szCs w:val="24"/>
        </w:rPr>
        <w:t>s</w:t>
      </w:r>
      <w:r w:rsidRPr="0017474A">
        <w:rPr>
          <w:rFonts w:cs="MinionPro-Bold"/>
          <w:b/>
          <w:bCs/>
          <w:color w:val="000000"/>
          <w:sz w:val="24"/>
          <w:szCs w:val="24"/>
        </w:rPr>
        <w:t xml:space="preserve">: </w:t>
      </w:r>
      <w:r w:rsidR="000C0BE7">
        <w:rPr>
          <w:rFonts w:cs="MinionPro-Bold"/>
          <w:b/>
          <w:bCs/>
          <w:color w:val="000000"/>
          <w:sz w:val="24"/>
          <w:szCs w:val="24"/>
        </w:rPr>
        <w:t xml:space="preserve"> </w:t>
      </w:r>
      <w:r w:rsidR="004B7EC1">
        <w:rPr>
          <w:rFonts w:cs="MinionPro-Bold"/>
          <w:bCs/>
          <w:color w:val="000000"/>
          <w:sz w:val="24"/>
          <w:szCs w:val="24"/>
        </w:rPr>
        <w:t>Because f</w:t>
      </w:r>
      <w:r w:rsidR="000C0BE7" w:rsidRPr="000C0BE7">
        <w:rPr>
          <w:rFonts w:cs="MinionPro-Bold"/>
          <w:bCs/>
          <w:color w:val="000000"/>
          <w:sz w:val="24"/>
          <w:szCs w:val="24"/>
        </w:rPr>
        <w:t xml:space="preserve">uture </w:t>
      </w:r>
      <w:r w:rsidR="00690C37">
        <w:rPr>
          <w:rFonts w:cs="MinionPro-Bold"/>
          <w:bCs/>
          <w:color w:val="000000"/>
          <w:sz w:val="24"/>
          <w:szCs w:val="24"/>
        </w:rPr>
        <w:t xml:space="preserve">budget </w:t>
      </w:r>
      <w:r w:rsidR="000C0BE7" w:rsidRPr="000C0BE7">
        <w:rPr>
          <w:rFonts w:cs="MinionPro-Bold"/>
          <w:bCs/>
          <w:color w:val="000000"/>
          <w:sz w:val="24"/>
          <w:szCs w:val="24"/>
        </w:rPr>
        <w:t>forecast</w:t>
      </w:r>
      <w:r w:rsidR="009B7834">
        <w:rPr>
          <w:rFonts w:cs="MinionPro-Bold"/>
          <w:bCs/>
          <w:color w:val="000000"/>
          <w:sz w:val="24"/>
          <w:szCs w:val="24"/>
        </w:rPr>
        <w:t>s</w:t>
      </w:r>
      <w:r w:rsidR="000C0BE7" w:rsidRPr="000C0BE7">
        <w:rPr>
          <w:rFonts w:cs="MinionPro-Bold"/>
          <w:bCs/>
          <w:color w:val="000000"/>
          <w:sz w:val="24"/>
          <w:szCs w:val="24"/>
        </w:rPr>
        <w:t xml:space="preserve"> indicate </w:t>
      </w:r>
      <w:r w:rsidR="00690C37">
        <w:rPr>
          <w:rFonts w:cs="MinionPro-Bold"/>
          <w:bCs/>
          <w:color w:val="000000"/>
          <w:sz w:val="24"/>
          <w:szCs w:val="24"/>
        </w:rPr>
        <w:t xml:space="preserve">a </w:t>
      </w:r>
      <w:r w:rsidR="000C0BE7" w:rsidRPr="000C0BE7">
        <w:rPr>
          <w:rFonts w:cs="MinionPro-Bold"/>
          <w:bCs/>
          <w:color w:val="000000"/>
          <w:sz w:val="24"/>
          <w:szCs w:val="24"/>
        </w:rPr>
        <w:t>no</w:t>
      </w:r>
      <w:r w:rsidR="00690C37">
        <w:rPr>
          <w:rFonts w:cs="MinionPro-Bold"/>
          <w:bCs/>
          <w:color w:val="000000"/>
          <w:sz w:val="24"/>
          <w:szCs w:val="24"/>
        </w:rPr>
        <w:t>-</w:t>
      </w:r>
      <w:r w:rsidR="000C0BE7" w:rsidRPr="000C0BE7">
        <w:rPr>
          <w:rFonts w:cs="MinionPro-Bold"/>
          <w:bCs/>
          <w:color w:val="000000"/>
          <w:sz w:val="24"/>
          <w:szCs w:val="24"/>
        </w:rPr>
        <w:t xml:space="preserve">growth </w:t>
      </w:r>
      <w:r w:rsidR="00690C37">
        <w:rPr>
          <w:rFonts w:cs="MinionPro-Bold"/>
          <w:bCs/>
          <w:color w:val="000000"/>
          <w:sz w:val="24"/>
          <w:szCs w:val="24"/>
        </w:rPr>
        <w:t>scenario</w:t>
      </w:r>
      <w:r w:rsidR="004B7EC1">
        <w:rPr>
          <w:rFonts w:cs="MinionPro-Bold"/>
          <w:bCs/>
          <w:color w:val="000000"/>
          <w:sz w:val="24"/>
          <w:szCs w:val="24"/>
        </w:rPr>
        <w:t>,</w:t>
      </w:r>
      <w:r w:rsidR="00690C37">
        <w:rPr>
          <w:rFonts w:cs="MinionPro-Bold"/>
          <w:bCs/>
          <w:color w:val="000000"/>
          <w:sz w:val="24"/>
          <w:szCs w:val="24"/>
        </w:rPr>
        <w:t xml:space="preserve"> </w:t>
      </w:r>
      <w:r w:rsidR="000C0BE7" w:rsidRPr="000C0BE7">
        <w:rPr>
          <w:rFonts w:cs="MinionPro-Bold"/>
          <w:bCs/>
          <w:color w:val="000000"/>
          <w:sz w:val="24"/>
          <w:szCs w:val="24"/>
        </w:rPr>
        <w:t xml:space="preserve">NOAA Fisheries </w:t>
      </w:r>
      <w:r w:rsidR="00690C37">
        <w:rPr>
          <w:rFonts w:cs="MinionPro-Bold"/>
          <w:bCs/>
          <w:color w:val="000000"/>
          <w:sz w:val="24"/>
          <w:szCs w:val="24"/>
        </w:rPr>
        <w:t>must</w:t>
      </w:r>
      <w:r w:rsidR="000C0BE7" w:rsidRPr="000C0BE7">
        <w:rPr>
          <w:rFonts w:cs="MinionPro-Bold"/>
          <w:bCs/>
          <w:color w:val="000000"/>
          <w:sz w:val="24"/>
          <w:szCs w:val="24"/>
        </w:rPr>
        <w:t xml:space="preserve"> </w:t>
      </w:r>
      <w:r w:rsidR="009B7834">
        <w:rPr>
          <w:rFonts w:cs="MinionPro-Bold"/>
          <w:bCs/>
          <w:color w:val="000000"/>
          <w:sz w:val="24"/>
          <w:szCs w:val="24"/>
        </w:rPr>
        <w:t>remain</w:t>
      </w:r>
      <w:r w:rsidR="000C0BE7" w:rsidRPr="000C0BE7">
        <w:rPr>
          <w:rFonts w:cs="MinionPro-Bold"/>
          <w:bCs/>
          <w:color w:val="000000"/>
          <w:sz w:val="24"/>
          <w:szCs w:val="24"/>
        </w:rPr>
        <w:t xml:space="preserve"> cost-effective </w:t>
      </w:r>
      <w:r w:rsidR="009B7834">
        <w:rPr>
          <w:rFonts w:cs="MinionPro-Bold"/>
          <w:bCs/>
          <w:color w:val="000000"/>
          <w:sz w:val="24"/>
          <w:szCs w:val="24"/>
        </w:rPr>
        <w:t xml:space="preserve">with </w:t>
      </w:r>
      <w:r w:rsidR="000C0BE7" w:rsidRPr="000C0BE7">
        <w:rPr>
          <w:rFonts w:cs="MinionPro-Bold"/>
          <w:bCs/>
          <w:color w:val="000000"/>
          <w:sz w:val="24"/>
          <w:szCs w:val="24"/>
        </w:rPr>
        <w:t>limited funds</w:t>
      </w:r>
      <w:r w:rsidR="007128FD">
        <w:rPr>
          <w:rFonts w:cs="MinionPro-Bold"/>
          <w:bCs/>
          <w:color w:val="000000"/>
          <w:sz w:val="24"/>
          <w:szCs w:val="24"/>
        </w:rPr>
        <w:t xml:space="preserve"> likely to be available</w:t>
      </w:r>
      <w:r w:rsidR="00690C37">
        <w:rPr>
          <w:rFonts w:cs="MinionPro-Bold"/>
          <w:bCs/>
          <w:color w:val="000000"/>
          <w:sz w:val="24"/>
          <w:szCs w:val="24"/>
        </w:rPr>
        <w:t xml:space="preserve">. </w:t>
      </w:r>
      <w:r w:rsidR="009B7834">
        <w:rPr>
          <w:rFonts w:cs="MinionPro-Bold"/>
          <w:bCs/>
          <w:color w:val="000000"/>
          <w:sz w:val="24"/>
          <w:szCs w:val="24"/>
        </w:rPr>
        <w:t>S</w:t>
      </w:r>
      <w:r w:rsidR="000C0BE7" w:rsidRPr="000C0BE7">
        <w:rPr>
          <w:rFonts w:cs="MinionPro-Bold"/>
          <w:bCs/>
          <w:color w:val="000000"/>
          <w:sz w:val="24"/>
          <w:szCs w:val="24"/>
        </w:rPr>
        <w:t xml:space="preserve">trategic planning </w:t>
      </w:r>
      <w:r w:rsidR="00690C37">
        <w:rPr>
          <w:rFonts w:cs="MinionPro-Bold"/>
          <w:bCs/>
          <w:color w:val="000000"/>
          <w:sz w:val="24"/>
          <w:szCs w:val="24"/>
        </w:rPr>
        <w:t xml:space="preserve">efforts </w:t>
      </w:r>
      <w:r w:rsidR="009B7834">
        <w:rPr>
          <w:rFonts w:cs="MinionPro-Bold"/>
          <w:bCs/>
          <w:color w:val="000000"/>
          <w:sz w:val="24"/>
          <w:szCs w:val="24"/>
        </w:rPr>
        <w:t xml:space="preserve">will </w:t>
      </w:r>
      <w:r w:rsidR="00690C37">
        <w:rPr>
          <w:rFonts w:cs="MinionPro-Bold"/>
          <w:bCs/>
          <w:color w:val="000000"/>
          <w:sz w:val="24"/>
          <w:szCs w:val="24"/>
        </w:rPr>
        <w:t>apply</w:t>
      </w:r>
      <w:r w:rsidR="000C0BE7" w:rsidRPr="000C0BE7">
        <w:rPr>
          <w:rFonts w:cs="MinionPro-Bold"/>
          <w:bCs/>
          <w:color w:val="000000"/>
          <w:sz w:val="24"/>
          <w:szCs w:val="24"/>
        </w:rPr>
        <w:t xml:space="preserve"> risk assessment criteria </w:t>
      </w:r>
      <w:r w:rsidR="00690C37">
        <w:rPr>
          <w:rFonts w:cs="MinionPro-Bold"/>
          <w:bCs/>
          <w:color w:val="000000"/>
          <w:sz w:val="24"/>
          <w:szCs w:val="24"/>
        </w:rPr>
        <w:t xml:space="preserve">to assess </w:t>
      </w:r>
      <w:r w:rsidR="000C0BE7" w:rsidRPr="000C0BE7">
        <w:rPr>
          <w:rFonts w:cs="MinionPro-Bold"/>
          <w:bCs/>
          <w:color w:val="000000"/>
          <w:sz w:val="24"/>
          <w:szCs w:val="24"/>
        </w:rPr>
        <w:t>mission impacts</w:t>
      </w:r>
      <w:r w:rsidR="00690C37">
        <w:rPr>
          <w:rFonts w:cs="MinionPro-Bold"/>
          <w:bCs/>
          <w:color w:val="000000"/>
          <w:sz w:val="24"/>
          <w:szCs w:val="24"/>
        </w:rPr>
        <w:t xml:space="preserve">. </w:t>
      </w:r>
      <w:r w:rsidR="00690C37">
        <w:rPr>
          <w:rFonts w:cs="MinionPro-Regular"/>
          <w:color w:val="000000"/>
          <w:sz w:val="24"/>
          <w:szCs w:val="24"/>
        </w:rPr>
        <w:t>W</w:t>
      </w:r>
      <w:r w:rsidRPr="0017474A">
        <w:rPr>
          <w:rFonts w:cs="MinionPro-Regular"/>
          <w:color w:val="000000"/>
          <w:sz w:val="24"/>
          <w:szCs w:val="24"/>
        </w:rPr>
        <w:t xml:space="preserve">e must </w:t>
      </w:r>
      <w:r w:rsidR="00FB49BB">
        <w:rPr>
          <w:rFonts w:cs="MinionPro-Regular"/>
          <w:color w:val="000000"/>
          <w:sz w:val="24"/>
          <w:szCs w:val="24"/>
        </w:rPr>
        <w:t xml:space="preserve">work primarily on what </w:t>
      </w:r>
      <w:r w:rsidR="0036246A">
        <w:rPr>
          <w:rFonts w:cs="MinionPro-Regular"/>
          <w:color w:val="000000"/>
          <w:sz w:val="24"/>
          <w:szCs w:val="24"/>
        </w:rPr>
        <w:t>we</w:t>
      </w:r>
      <w:r w:rsidRPr="0017474A">
        <w:rPr>
          <w:rFonts w:cs="MinionPro-Regular"/>
          <w:color w:val="000000"/>
          <w:sz w:val="24"/>
          <w:szCs w:val="24"/>
        </w:rPr>
        <w:t xml:space="preserve"> can uniquely affect and accomplish</w:t>
      </w:r>
      <w:r w:rsidR="0036246A">
        <w:rPr>
          <w:rFonts w:cs="MinionPro-Regular"/>
          <w:color w:val="000000"/>
          <w:sz w:val="24"/>
          <w:szCs w:val="24"/>
        </w:rPr>
        <w:t>. W</w:t>
      </w:r>
      <w:r w:rsidR="00414FE4" w:rsidRPr="0017474A">
        <w:rPr>
          <w:rFonts w:cs="MinionPro-Regular"/>
          <w:color w:val="000000"/>
          <w:sz w:val="24"/>
          <w:szCs w:val="24"/>
        </w:rPr>
        <w:t xml:space="preserve">e will encourage programs, activities, and products that serve multiple uses and customers, and focus </w:t>
      </w:r>
      <w:r w:rsidR="000D5470">
        <w:rPr>
          <w:rFonts w:cs="MinionPro-Regular"/>
          <w:color w:val="000000"/>
          <w:sz w:val="24"/>
          <w:szCs w:val="24"/>
        </w:rPr>
        <w:t xml:space="preserve">on </w:t>
      </w:r>
      <w:r w:rsidR="00414FE4" w:rsidRPr="0017474A">
        <w:rPr>
          <w:rFonts w:cs="MinionPro-Regular"/>
          <w:color w:val="000000"/>
          <w:sz w:val="24"/>
          <w:szCs w:val="24"/>
        </w:rPr>
        <w:t xml:space="preserve">those having economic, societal, and environmental benefits. </w:t>
      </w:r>
      <w:r w:rsidR="0036246A">
        <w:rPr>
          <w:sz w:val="24"/>
          <w:szCs w:val="24"/>
        </w:rPr>
        <w:t>We</w:t>
      </w:r>
      <w:r w:rsidR="00B36BBF" w:rsidRPr="0017474A">
        <w:rPr>
          <w:sz w:val="24"/>
          <w:szCs w:val="24"/>
        </w:rPr>
        <w:t xml:space="preserve"> will continue to reduce facility costs wherever possible and </w:t>
      </w:r>
      <w:r w:rsidR="004B7DF0">
        <w:rPr>
          <w:sz w:val="24"/>
          <w:szCs w:val="24"/>
        </w:rPr>
        <w:t>promote</w:t>
      </w:r>
      <w:r w:rsidR="004B7DF0" w:rsidRPr="004B7DF0">
        <w:rPr>
          <w:sz w:val="24"/>
          <w:szCs w:val="24"/>
        </w:rPr>
        <w:t xml:space="preserve"> </w:t>
      </w:r>
      <w:r w:rsidR="00BB0FDF">
        <w:rPr>
          <w:sz w:val="24"/>
          <w:szCs w:val="24"/>
        </w:rPr>
        <w:t xml:space="preserve">effective and </w:t>
      </w:r>
      <w:r w:rsidR="004B7DF0" w:rsidRPr="004B7DF0">
        <w:rPr>
          <w:sz w:val="24"/>
          <w:szCs w:val="24"/>
        </w:rPr>
        <w:t xml:space="preserve">efficient </w:t>
      </w:r>
      <w:r w:rsidR="009B7834" w:rsidRPr="004B7DF0">
        <w:rPr>
          <w:sz w:val="24"/>
          <w:szCs w:val="24"/>
        </w:rPr>
        <w:t>u</w:t>
      </w:r>
      <w:r w:rsidR="009B7834">
        <w:rPr>
          <w:sz w:val="24"/>
          <w:szCs w:val="24"/>
        </w:rPr>
        <w:t>se</w:t>
      </w:r>
      <w:r w:rsidR="009B7834" w:rsidRPr="004B7DF0">
        <w:rPr>
          <w:sz w:val="24"/>
          <w:szCs w:val="24"/>
        </w:rPr>
        <w:t xml:space="preserve"> </w:t>
      </w:r>
      <w:r w:rsidR="004B7DF0" w:rsidRPr="004B7DF0">
        <w:rPr>
          <w:sz w:val="24"/>
          <w:szCs w:val="24"/>
        </w:rPr>
        <w:t>of resources.</w:t>
      </w:r>
    </w:p>
    <w:p w14:paraId="7CD5186E" w14:textId="77777777" w:rsidR="00814783" w:rsidRDefault="00814783" w:rsidP="00814783">
      <w:pPr>
        <w:pStyle w:val="ListParagraph"/>
        <w:autoSpaceDE w:val="0"/>
        <w:autoSpaceDN w:val="0"/>
        <w:adjustRightInd w:val="0"/>
        <w:spacing w:after="0" w:line="240" w:lineRule="auto"/>
        <w:ind w:left="540"/>
        <w:rPr>
          <w:rFonts w:cs="MinionPro-Bold"/>
          <w:b/>
          <w:bCs/>
          <w:color w:val="000000"/>
          <w:sz w:val="24"/>
          <w:szCs w:val="24"/>
        </w:rPr>
      </w:pPr>
    </w:p>
    <w:p w14:paraId="16173C8F" w14:textId="0E2BCBFD" w:rsidR="00814783" w:rsidRPr="003B6AB6" w:rsidRDefault="00BB0FDF" w:rsidP="001C2B83">
      <w:pPr>
        <w:pStyle w:val="ListParagraph"/>
        <w:numPr>
          <w:ilvl w:val="0"/>
          <w:numId w:val="2"/>
        </w:numPr>
        <w:autoSpaceDE w:val="0"/>
        <w:autoSpaceDN w:val="0"/>
        <w:adjustRightInd w:val="0"/>
        <w:spacing w:after="0" w:line="240" w:lineRule="auto"/>
        <w:rPr>
          <w:rFonts w:cs="MinionPro-Bold"/>
          <w:b/>
          <w:bCs/>
          <w:color w:val="000000"/>
          <w:sz w:val="24"/>
          <w:szCs w:val="24"/>
        </w:rPr>
      </w:pPr>
      <w:r w:rsidRPr="00814783">
        <w:rPr>
          <w:rFonts w:cs="MinionPro-Bold"/>
          <w:b/>
          <w:bCs/>
          <w:color w:val="000000"/>
          <w:sz w:val="24"/>
          <w:szCs w:val="24"/>
        </w:rPr>
        <w:t>Cultivate</w:t>
      </w:r>
      <w:r w:rsidR="00DE1A41" w:rsidRPr="00814783">
        <w:rPr>
          <w:rFonts w:cs="MinionPro-Bold"/>
          <w:b/>
          <w:bCs/>
          <w:color w:val="000000"/>
          <w:sz w:val="24"/>
          <w:szCs w:val="24"/>
        </w:rPr>
        <w:t xml:space="preserve"> our partners</w:t>
      </w:r>
      <w:r w:rsidR="00BA3049" w:rsidRPr="00814783">
        <w:rPr>
          <w:rFonts w:cs="MinionPro-Bold"/>
          <w:b/>
          <w:bCs/>
          <w:color w:val="000000"/>
          <w:sz w:val="24"/>
          <w:szCs w:val="24"/>
        </w:rPr>
        <w:t>hips</w:t>
      </w:r>
      <w:r w:rsidR="00DE1A41" w:rsidRPr="00814783">
        <w:rPr>
          <w:rFonts w:cs="MinionPro-Bold"/>
          <w:b/>
          <w:bCs/>
          <w:color w:val="000000"/>
          <w:sz w:val="24"/>
          <w:szCs w:val="24"/>
        </w:rPr>
        <w:t xml:space="preserve">: </w:t>
      </w:r>
      <w:r w:rsidR="009B7834">
        <w:rPr>
          <w:rFonts w:cs="MinionPro-Bold"/>
          <w:bCs/>
          <w:color w:val="000000"/>
          <w:sz w:val="24"/>
          <w:szCs w:val="24"/>
        </w:rPr>
        <w:t>NOAA Fisheries</w:t>
      </w:r>
      <w:r w:rsidR="009B7834" w:rsidRPr="00C71F9F">
        <w:rPr>
          <w:rFonts w:cs="MinionPro-Bold"/>
          <w:bCs/>
          <w:color w:val="000000"/>
          <w:sz w:val="24"/>
          <w:szCs w:val="24"/>
        </w:rPr>
        <w:t xml:space="preserve"> </w:t>
      </w:r>
      <w:r w:rsidR="00FD1AE1" w:rsidRPr="00C71F9F">
        <w:rPr>
          <w:rFonts w:cs="MinionPro-Bold"/>
          <w:bCs/>
          <w:color w:val="000000"/>
          <w:sz w:val="24"/>
          <w:szCs w:val="24"/>
        </w:rPr>
        <w:t>will</w:t>
      </w:r>
      <w:r w:rsidR="00FD1AE1">
        <w:rPr>
          <w:rFonts w:cs="MinionPro-Bold"/>
          <w:b/>
          <w:bCs/>
          <w:color w:val="000000"/>
          <w:sz w:val="24"/>
          <w:szCs w:val="24"/>
        </w:rPr>
        <w:t xml:space="preserve"> </w:t>
      </w:r>
      <w:r w:rsidR="00FD1AE1">
        <w:rPr>
          <w:rFonts w:cs="MinionPro-Regular"/>
          <w:color w:val="000000"/>
          <w:sz w:val="24"/>
          <w:szCs w:val="24"/>
        </w:rPr>
        <w:t>s</w:t>
      </w:r>
      <w:r w:rsidR="00DE1A41" w:rsidRPr="00814783">
        <w:rPr>
          <w:rFonts w:cs="MinionPro-Regular"/>
          <w:color w:val="000000"/>
          <w:sz w:val="24"/>
          <w:szCs w:val="24"/>
        </w:rPr>
        <w:t xml:space="preserve">et shared goals and targets that provide leadership on significant </w:t>
      </w:r>
      <w:r w:rsidR="00514037">
        <w:rPr>
          <w:rFonts w:cs="MinionPro-Regular"/>
          <w:color w:val="000000"/>
          <w:sz w:val="24"/>
          <w:szCs w:val="24"/>
        </w:rPr>
        <w:t xml:space="preserve">regional, </w:t>
      </w:r>
      <w:r w:rsidR="00DE1A41" w:rsidRPr="00814783">
        <w:rPr>
          <w:rFonts w:cs="MinionPro-Regular"/>
          <w:color w:val="000000"/>
          <w:sz w:val="24"/>
          <w:szCs w:val="24"/>
        </w:rPr>
        <w:t>national</w:t>
      </w:r>
      <w:r w:rsidR="00FE3EF4">
        <w:rPr>
          <w:rFonts w:cs="MinionPro-Regular"/>
          <w:color w:val="000000"/>
          <w:sz w:val="24"/>
          <w:szCs w:val="24"/>
        </w:rPr>
        <w:t>,</w:t>
      </w:r>
      <w:r w:rsidR="00F774BA" w:rsidRPr="00814783">
        <w:rPr>
          <w:rFonts w:cs="MinionPro-Regular"/>
          <w:color w:val="000000"/>
          <w:sz w:val="24"/>
          <w:szCs w:val="24"/>
        </w:rPr>
        <w:t xml:space="preserve"> </w:t>
      </w:r>
      <w:r w:rsidR="00FE3EF4">
        <w:rPr>
          <w:rFonts w:cs="MinionPro-Regular"/>
          <w:color w:val="000000"/>
          <w:sz w:val="24"/>
          <w:szCs w:val="24"/>
        </w:rPr>
        <w:t>and international objectives</w:t>
      </w:r>
      <w:r w:rsidR="007C38E3">
        <w:rPr>
          <w:rFonts w:cs="MinionPro-Regular"/>
          <w:color w:val="000000"/>
          <w:sz w:val="24"/>
          <w:szCs w:val="24"/>
        </w:rPr>
        <w:t xml:space="preserve">.  We will </w:t>
      </w:r>
      <w:r w:rsidR="00F524BE">
        <w:rPr>
          <w:rFonts w:cs="MinionPro-Regular"/>
          <w:color w:val="000000"/>
          <w:sz w:val="24"/>
          <w:szCs w:val="24"/>
        </w:rPr>
        <w:t>e</w:t>
      </w:r>
      <w:r w:rsidR="00DE1A41" w:rsidRPr="00814783">
        <w:rPr>
          <w:rFonts w:cs="MinionPro-Regular"/>
          <w:color w:val="000000"/>
          <w:sz w:val="24"/>
          <w:szCs w:val="24"/>
        </w:rPr>
        <w:t xml:space="preserve">ngage the expertise, capacity, and resources of our partners—including </w:t>
      </w:r>
      <w:r w:rsidR="009A0624">
        <w:rPr>
          <w:rFonts w:cs="MinionPro-Regular"/>
          <w:color w:val="000000"/>
          <w:sz w:val="24"/>
          <w:szCs w:val="24"/>
        </w:rPr>
        <w:t>partners within NOAA</w:t>
      </w:r>
      <w:r w:rsidR="000C0BE7">
        <w:rPr>
          <w:rFonts w:cs="MinionPro-Regular"/>
          <w:color w:val="000000"/>
          <w:sz w:val="24"/>
          <w:szCs w:val="24"/>
        </w:rPr>
        <w:t xml:space="preserve"> and DOC</w:t>
      </w:r>
      <w:r w:rsidR="0036246A">
        <w:rPr>
          <w:rFonts w:cs="MinionPro-Regular"/>
          <w:color w:val="000000"/>
          <w:sz w:val="24"/>
          <w:szCs w:val="24"/>
        </w:rPr>
        <w:t xml:space="preserve"> and</w:t>
      </w:r>
      <w:r w:rsidR="009A0624">
        <w:rPr>
          <w:rFonts w:cs="MinionPro-Regular"/>
          <w:color w:val="000000"/>
          <w:sz w:val="24"/>
          <w:szCs w:val="24"/>
        </w:rPr>
        <w:t xml:space="preserve"> </w:t>
      </w:r>
      <w:r w:rsidR="004B7EC1">
        <w:rPr>
          <w:rFonts w:cs="MinionPro-Regular"/>
          <w:color w:val="000000"/>
          <w:sz w:val="24"/>
          <w:szCs w:val="24"/>
        </w:rPr>
        <w:t xml:space="preserve">in </w:t>
      </w:r>
      <w:r w:rsidR="00DE1A41" w:rsidRPr="00814783">
        <w:rPr>
          <w:rFonts w:cs="MinionPro-Regular"/>
          <w:color w:val="000000"/>
          <w:sz w:val="24"/>
          <w:szCs w:val="24"/>
        </w:rPr>
        <w:t xml:space="preserve">other federal agencies, Regional Fishery Management Councils, </w:t>
      </w:r>
      <w:r w:rsidR="00296D50">
        <w:rPr>
          <w:rFonts w:cs="MinionPro-Regular"/>
          <w:color w:val="000000"/>
          <w:sz w:val="24"/>
          <w:szCs w:val="24"/>
        </w:rPr>
        <w:t xml:space="preserve">Regional Ocean Partnerships, </w:t>
      </w:r>
      <w:r w:rsidR="009E4E05" w:rsidRPr="00814783">
        <w:rPr>
          <w:rFonts w:cs="MinionPro-Regular"/>
          <w:color w:val="000000"/>
          <w:sz w:val="24"/>
          <w:szCs w:val="24"/>
        </w:rPr>
        <w:t xml:space="preserve">Interstate </w:t>
      </w:r>
      <w:r w:rsidR="000D5470">
        <w:rPr>
          <w:rFonts w:cs="MinionPro-Regular"/>
          <w:color w:val="000000"/>
          <w:sz w:val="24"/>
          <w:szCs w:val="24"/>
        </w:rPr>
        <w:t xml:space="preserve">and International </w:t>
      </w:r>
      <w:r w:rsidR="009E4E05" w:rsidRPr="00814783">
        <w:rPr>
          <w:rFonts w:cs="MinionPro-Regular"/>
          <w:color w:val="000000"/>
          <w:sz w:val="24"/>
          <w:szCs w:val="24"/>
        </w:rPr>
        <w:t xml:space="preserve">Commissions, </w:t>
      </w:r>
      <w:r w:rsidR="00DE1A41" w:rsidRPr="00814783">
        <w:rPr>
          <w:rFonts w:cs="MinionPro-Regular"/>
          <w:color w:val="000000"/>
          <w:sz w:val="24"/>
          <w:szCs w:val="24"/>
        </w:rPr>
        <w:t xml:space="preserve">states, tribes, academia, industry, environmental </w:t>
      </w:r>
      <w:r w:rsidR="00A36936" w:rsidRPr="00814783">
        <w:rPr>
          <w:rFonts w:cs="MinionPro-Regular"/>
          <w:color w:val="000000"/>
          <w:sz w:val="24"/>
          <w:szCs w:val="24"/>
        </w:rPr>
        <w:t>organizations</w:t>
      </w:r>
      <w:r w:rsidR="00FE3EF4">
        <w:rPr>
          <w:rFonts w:cs="MinionPro-Regular"/>
          <w:color w:val="000000"/>
          <w:sz w:val="24"/>
          <w:szCs w:val="24"/>
        </w:rPr>
        <w:t>, and foreign governments</w:t>
      </w:r>
      <w:r w:rsidR="0036246A">
        <w:rPr>
          <w:rFonts w:cs="MinionPro-Regular"/>
          <w:color w:val="000000"/>
          <w:sz w:val="24"/>
          <w:szCs w:val="24"/>
        </w:rPr>
        <w:t>—</w:t>
      </w:r>
      <w:r w:rsidR="00201D2D">
        <w:rPr>
          <w:rFonts w:cs="MinionPro-Regular"/>
          <w:color w:val="000000"/>
          <w:sz w:val="24"/>
          <w:szCs w:val="24"/>
        </w:rPr>
        <w:t xml:space="preserve">to </w:t>
      </w:r>
      <w:r w:rsidR="00514037">
        <w:rPr>
          <w:rFonts w:cs="MinionPro-Regular"/>
          <w:color w:val="000000"/>
          <w:sz w:val="24"/>
          <w:szCs w:val="24"/>
        </w:rPr>
        <w:t xml:space="preserve">leverage assets </w:t>
      </w:r>
      <w:r w:rsidR="00ED6151">
        <w:rPr>
          <w:rFonts w:cs="MinionPro-Regular"/>
          <w:color w:val="000000"/>
          <w:sz w:val="24"/>
          <w:szCs w:val="24"/>
        </w:rPr>
        <w:t xml:space="preserve">that </w:t>
      </w:r>
      <w:r w:rsidR="00514037">
        <w:rPr>
          <w:rFonts w:cs="MinionPro-Regular"/>
          <w:color w:val="000000"/>
          <w:sz w:val="24"/>
          <w:szCs w:val="24"/>
        </w:rPr>
        <w:t>advanc</w:t>
      </w:r>
      <w:r w:rsidR="00ED6151">
        <w:rPr>
          <w:rFonts w:cs="MinionPro-Regular"/>
          <w:color w:val="000000"/>
          <w:sz w:val="24"/>
          <w:szCs w:val="24"/>
        </w:rPr>
        <w:t>e</w:t>
      </w:r>
      <w:r w:rsidR="00514037">
        <w:rPr>
          <w:rFonts w:cs="MinionPro-Regular"/>
          <w:color w:val="000000"/>
          <w:sz w:val="24"/>
          <w:szCs w:val="24"/>
        </w:rPr>
        <w:t xml:space="preserve"> our</w:t>
      </w:r>
      <w:r w:rsidR="00201D2D">
        <w:rPr>
          <w:rFonts w:cs="MinionPro-Regular"/>
          <w:color w:val="000000"/>
          <w:sz w:val="24"/>
          <w:szCs w:val="24"/>
        </w:rPr>
        <w:t xml:space="preserve"> mission</w:t>
      </w:r>
      <w:r w:rsidR="00A36936" w:rsidRPr="00814783">
        <w:rPr>
          <w:rFonts w:cs="MinionPro-Regular"/>
          <w:color w:val="000000"/>
          <w:sz w:val="24"/>
          <w:szCs w:val="24"/>
        </w:rPr>
        <w:t>.</w:t>
      </w:r>
      <w:r w:rsidR="00414FE4" w:rsidRPr="00814783">
        <w:rPr>
          <w:rFonts w:cs="MinionPro-Regular"/>
          <w:color w:val="000000"/>
          <w:sz w:val="24"/>
          <w:szCs w:val="24"/>
        </w:rPr>
        <w:t xml:space="preserve"> Partnerships </w:t>
      </w:r>
      <w:r w:rsidR="0017474A" w:rsidRPr="00814783">
        <w:rPr>
          <w:rFonts w:cs="MinionPro-Regular"/>
          <w:color w:val="000000"/>
          <w:sz w:val="24"/>
          <w:szCs w:val="24"/>
        </w:rPr>
        <w:t xml:space="preserve">are vital to </w:t>
      </w:r>
      <w:r w:rsidR="003A5626">
        <w:rPr>
          <w:rFonts w:cs="MinionPro-Regular"/>
          <w:color w:val="000000"/>
          <w:sz w:val="24"/>
          <w:szCs w:val="24"/>
        </w:rPr>
        <w:t>our</w:t>
      </w:r>
      <w:r w:rsidR="003A5626" w:rsidRPr="00814783">
        <w:rPr>
          <w:rFonts w:cs="MinionPro-Regular"/>
          <w:color w:val="000000"/>
          <w:sz w:val="24"/>
          <w:szCs w:val="24"/>
        </w:rPr>
        <w:t xml:space="preserve"> </w:t>
      </w:r>
      <w:r w:rsidR="0017474A" w:rsidRPr="00814783">
        <w:rPr>
          <w:rFonts w:cs="MinionPro-Regular"/>
          <w:color w:val="000000"/>
          <w:sz w:val="24"/>
          <w:szCs w:val="24"/>
        </w:rPr>
        <w:t xml:space="preserve">mission </w:t>
      </w:r>
      <w:r w:rsidR="00D659F7">
        <w:rPr>
          <w:rFonts w:cs="MinionPro-Regular"/>
          <w:color w:val="000000"/>
          <w:sz w:val="24"/>
          <w:szCs w:val="24"/>
        </w:rPr>
        <w:t>functions</w:t>
      </w:r>
      <w:r w:rsidR="00D659F7" w:rsidRPr="00814783">
        <w:rPr>
          <w:rFonts w:cs="MinionPro-Regular"/>
          <w:color w:val="000000"/>
          <w:sz w:val="24"/>
          <w:szCs w:val="24"/>
        </w:rPr>
        <w:t xml:space="preserve"> </w:t>
      </w:r>
      <w:r w:rsidR="0017474A" w:rsidRPr="00814783">
        <w:rPr>
          <w:rFonts w:cs="MinionPro-Regular"/>
          <w:color w:val="000000"/>
          <w:sz w:val="24"/>
          <w:szCs w:val="24"/>
        </w:rPr>
        <w:t xml:space="preserve">and </w:t>
      </w:r>
      <w:r w:rsidR="00414FE4" w:rsidRPr="00814783">
        <w:rPr>
          <w:rFonts w:cs="MinionPro-Regular"/>
          <w:color w:val="000000"/>
          <w:sz w:val="24"/>
          <w:szCs w:val="24"/>
        </w:rPr>
        <w:t xml:space="preserve">should be maintained and fostered, particularly in areas such as </w:t>
      </w:r>
      <w:r w:rsidR="00414FE4" w:rsidRPr="00814783">
        <w:rPr>
          <w:sz w:val="24"/>
          <w:szCs w:val="24"/>
        </w:rPr>
        <w:t xml:space="preserve">cooperative research, </w:t>
      </w:r>
      <w:r w:rsidR="00A14F11">
        <w:rPr>
          <w:sz w:val="24"/>
          <w:szCs w:val="24"/>
        </w:rPr>
        <w:t xml:space="preserve">species recovery, </w:t>
      </w:r>
      <w:r w:rsidR="00414FE4" w:rsidRPr="00814783">
        <w:rPr>
          <w:sz w:val="24"/>
          <w:szCs w:val="24"/>
        </w:rPr>
        <w:t xml:space="preserve">aquaculture, habitat </w:t>
      </w:r>
      <w:r w:rsidR="00296D50">
        <w:rPr>
          <w:sz w:val="24"/>
          <w:szCs w:val="24"/>
        </w:rPr>
        <w:t xml:space="preserve">protection and </w:t>
      </w:r>
      <w:r w:rsidR="00414FE4" w:rsidRPr="00814783">
        <w:rPr>
          <w:sz w:val="24"/>
          <w:szCs w:val="24"/>
        </w:rPr>
        <w:t>restoration</w:t>
      </w:r>
      <w:r w:rsidR="00B07B28">
        <w:rPr>
          <w:sz w:val="24"/>
          <w:szCs w:val="24"/>
        </w:rPr>
        <w:t>, and enforcement</w:t>
      </w:r>
      <w:r w:rsidR="00414FE4" w:rsidRPr="00814783">
        <w:rPr>
          <w:sz w:val="24"/>
          <w:szCs w:val="24"/>
        </w:rPr>
        <w:t>.</w:t>
      </w:r>
      <w:r w:rsidR="00814783" w:rsidRPr="00814783">
        <w:rPr>
          <w:sz w:val="24"/>
          <w:szCs w:val="24"/>
        </w:rPr>
        <w:t xml:space="preserve"> At the same time, we </w:t>
      </w:r>
      <w:r w:rsidR="0040365A">
        <w:rPr>
          <w:sz w:val="24"/>
          <w:szCs w:val="24"/>
        </w:rPr>
        <w:t>will</w:t>
      </w:r>
      <w:r w:rsidR="00814783" w:rsidRPr="00814783">
        <w:rPr>
          <w:sz w:val="24"/>
          <w:szCs w:val="24"/>
        </w:rPr>
        <w:t xml:space="preserve"> </w:t>
      </w:r>
      <w:r w:rsidR="0040365A">
        <w:rPr>
          <w:sz w:val="24"/>
          <w:szCs w:val="24"/>
        </w:rPr>
        <w:t>explore</w:t>
      </w:r>
      <w:r w:rsidR="0040365A" w:rsidRPr="00814783">
        <w:rPr>
          <w:sz w:val="24"/>
          <w:szCs w:val="24"/>
        </w:rPr>
        <w:t xml:space="preserve"> </w:t>
      </w:r>
      <w:r w:rsidR="009B7834">
        <w:rPr>
          <w:sz w:val="24"/>
          <w:szCs w:val="24"/>
        </w:rPr>
        <w:t>alternative</w:t>
      </w:r>
      <w:r w:rsidR="00814783" w:rsidRPr="00814783">
        <w:rPr>
          <w:sz w:val="24"/>
          <w:szCs w:val="24"/>
        </w:rPr>
        <w:t xml:space="preserve"> funding options</w:t>
      </w:r>
      <w:r w:rsidR="006257CD">
        <w:rPr>
          <w:sz w:val="24"/>
          <w:szCs w:val="24"/>
        </w:rPr>
        <w:t>—</w:t>
      </w:r>
      <w:r w:rsidR="00814783" w:rsidRPr="00814783">
        <w:rPr>
          <w:sz w:val="24"/>
          <w:szCs w:val="24"/>
        </w:rPr>
        <w:t>such as reimbursable agreements, cost recovery, and resource rents</w:t>
      </w:r>
      <w:r w:rsidR="006257CD">
        <w:rPr>
          <w:sz w:val="24"/>
          <w:szCs w:val="24"/>
        </w:rPr>
        <w:t>—</w:t>
      </w:r>
      <w:r w:rsidR="00814783" w:rsidRPr="00814783">
        <w:rPr>
          <w:sz w:val="24"/>
          <w:szCs w:val="24"/>
        </w:rPr>
        <w:t xml:space="preserve">subject to governing appropriations and other </w:t>
      </w:r>
      <w:r w:rsidR="00387BA0">
        <w:rPr>
          <w:sz w:val="24"/>
          <w:szCs w:val="24"/>
        </w:rPr>
        <w:t>legislation</w:t>
      </w:r>
      <w:r w:rsidR="00814783" w:rsidRPr="00814783">
        <w:rPr>
          <w:sz w:val="24"/>
          <w:szCs w:val="24"/>
        </w:rPr>
        <w:t>.</w:t>
      </w:r>
    </w:p>
    <w:p w14:paraId="147AF286" w14:textId="77777777" w:rsidR="00AE7E57" w:rsidRPr="00AE7E57" w:rsidRDefault="00AE7E57" w:rsidP="004B4D27">
      <w:pPr>
        <w:autoSpaceDE w:val="0"/>
        <w:autoSpaceDN w:val="0"/>
        <w:adjustRightInd w:val="0"/>
        <w:spacing w:after="0" w:line="240" w:lineRule="auto"/>
        <w:ind w:left="540"/>
        <w:rPr>
          <w:sz w:val="24"/>
          <w:szCs w:val="24"/>
        </w:rPr>
      </w:pPr>
    </w:p>
    <w:p w14:paraId="4BB6B77A" w14:textId="6947BC8F" w:rsidR="009D7C83" w:rsidRPr="004B4D27" w:rsidRDefault="009D7C83" w:rsidP="001C2B83">
      <w:pPr>
        <w:pStyle w:val="ListParagraph"/>
        <w:numPr>
          <w:ilvl w:val="0"/>
          <w:numId w:val="2"/>
        </w:numPr>
        <w:autoSpaceDE w:val="0"/>
        <w:autoSpaceDN w:val="0"/>
        <w:adjustRightInd w:val="0"/>
        <w:spacing w:after="0" w:line="240" w:lineRule="auto"/>
        <w:rPr>
          <w:rFonts w:cs="MinionPro-Regular"/>
          <w:color w:val="000000"/>
          <w:sz w:val="24"/>
          <w:szCs w:val="24"/>
        </w:rPr>
      </w:pPr>
      <w:r w:rsidRPr="00AE7E57">
        <w:rPr>
          <w:b/>
          <w:sz w:val="24"/>
          <w:szCs w:val="24"/>
        </w:rPr>
        <w:t>S</w:t>
      </w:r>
      <w:r w:rsidR="00FF3915">
        <w:rPr>
          <w:b/>
          <w:sz w:val="24"/>
          <w:szCs w:val="24"/>
        </w:rPr>
        <w:t>ustain</w:t>
      </w:r>
      <w:r w:rsidRPr="00AE7E57">
        <w:rPr>
          <w:b/>
          <w:sz w:val="24"/>
          <w:szCs w:val="24"/>
        </w:rPr>
        <w:t xml:space="preserve"> a professional workforce</w:t>
      </w:r>
      <w:r w:rsidR="00F51CEA">
        <w:rPr>
          <w:b/>
          <w:sz w:val="24"/>
          <w:szCs w:val="24"/>
        </w:rPr>
        <w:t>:</w:t>
      </w:r>
      <w:r w:rsidRPr="00AE7E57">
        <w:rPr>
          <w:sz w:val="24"/>
          <w:szCs w:val="24"/>
        </w:rPr>
        <w:t xml:space="preserve">  </w:t>
      </w:r>
      <w:r w:rsidR="00690C37">
        <w:rPr>
          <w:sz w:val="24"/>
          <w:szCs w:val="24"/>
        </w:rPr>
        <w:t xml:space="preserve">Consistent with the NOAA </w:t>
      </w:r>
      <w:r w:rsidR="003B6AB6">
        <w:rPr>
          <w:sz w:val="24"/>
          <w:szCs w:val="24"/>
        </w:rPr>
        <w:t xml:space="preserve">Administrator’s </w:t>
      </w:r>
      <w:r w:rsidR="009B7834">
        <w:rPr>
          <w:sz w:val="24"/>
          <w:szCs w:val="24"/>
        </w:rPr>
        <w:t>A</w:t>
      </w:r>
      <w:r w:rsidR="003B6AB6">
        <w:rPr>
          <w:sz w:val="24"/>
          <w:szCs w:val="24"/>
        </w:rPr>
        <w:t>GM priorities,</w:t>
      </w:r>
      <w:r w:rsidR="00690C37">
        <w:rPr>
          <w:sz w:val="24"/>
          <w:szCs w:val="24"/>
        </w:rPr>
        <w:t xml:space="preserve"> NOAA Fisheries wil</w:t>
      </w:r>
      <w:r w:rsidR="00976CB1">
        <w:rPr>
          <w:sz w:val="24"/>
          <w:szCs w:val="24"/>
        </w:rPr>
        <w:t>l focus on people, teams, and</w:t>
      </w:r>
      <w:r w:rsidR="00690C37">
        <w:rPr>
          <w:sz w:val="24"/>
          <w:szCs w:val="24"/>
        </w:rPr>
        <w:t xml:space="preserve"> tools to advance organizational excellence. </w:t>
      </w:r>
      <w:r w:rsidRPr="00AE7E57">
        <w:rPr>
          <w:sz w:val="24"/>
          <w:szCs w:val="24"/>
        </w:rPr>
        <w:t>Even in a budget-limited and downsiz</w:t>
      </w:r>
      <w:r w:rsidR="000A3EE8">
        <w:rPr>
          <w:sz w:val="24"/>
          <w:szCs w:val="24"/>
        </w:rPr>
        <w:t>ed</w:t>
      </w:r>
      <w:r w:rsidRPr="00AE7E57">
        <w:rPr>
          <w:sz w:val="24"/>
          <w:szCs w:val="24"/>
        </w:rPr>
        <w:t xml:space="preserve"> environment, </w:t>
      </w:r>
      <w:r w:rsidR="002C4DE3">
        <w:rPr>
          <w:sz w:val="24"/>
          <w:szCs w:val="24"/>
        </w:rPr>
        <w:t>we</w:t>
      </w:r>
      <w:r w:rsidRPr="00AE7E57">
        <w:rPr>
          <w:sz w:val="24"/>
          <w:szCs w:val="24"/>
        </w:rPr>
        <w:t xml:space="preserve"> will continue to p</w:t>
      </w:r>
      <w:r w:rsidR="00AE41CF">
        <w:rPr>
          <w:sz w:val="24"/>
          <w:szCs w:val="24"/>
        </w:rPr>
        <w:t>lace a high value on our people.</w:t>
      </w:r>
      <w:r w:rsidRPr="00AE7E57">
        <w:rPr>
          <w:sz w:val="24"/>
          <w:szCs w:val="24"/>
        </w:rPr>
        <w:t xml:space="preserve"> </w:t>
      </w:r>
      <w:r w:rsidR="000A3EE8">
        <w:rPr>
          <w:sz w:val="24"/>
          <w:szCs w:val="24"/>
        </w:rPr>
        <w:t>R</w:t>
      </w:r>
      <w:r w:rsidR="000A3EE8" w:rsidRPr="00AE7E57">
        <w:rPr>
          <w:sz w:val="24"/>
          <w:szCs w:val="24"/>
        </w:rPr>
        <w:t>etaining</w:t>
      </w:r>
      <w:r w:rsidRPr="00AE7E57">
        <w:rPr>
          <w:sz w:val="24"/>
          <w:szCs w:val="24"/>
        </w:rPr>
        <w:t xml:space="preserve"> and supporting a talented and motivated workforce </w:t>
      </w:r>
      <w:r w:rsidR="005D1169">
        <w:rPr>
          <w:sz w:val="24"/>
          <w:szCs w:val="24"/>
        </w:rPr>
        <w:t>is</w:t>
      </w:r>
      <w:r w:rsidR="005D1169" w:rsidRPr="00AE7E57">
        <w:rPr>
          <w:sz w:val="24"/>
          <w:szCs w:val="24"/>
        </w:rPr>
        <w:t xml:space="preserve"> </w:t>
      </w:r>
      <w:r w:rsidRPr="00AE7E57">
        <w:rPr>
          <w:sz w:val="24"/>
          <w:szCs w:val="24"/>
        </w:rPr>
        <w:t>critical to achieving our goals.  We will work to provide our workforce with the tools, support,</w:t>
      </w:r>
      <w:r w:rsidR="00024514">
        <w:rPr>
          <w:sz w:val="24"/>
          <w:szCs w:val="24"/>
        </w:rPr>
        <w:t xml:space="preserve"> training</w:t>
      </w:r>
      <w:r w:rsidR="002C4DE3">
        <w:rPr>
          <w:sz w:val="24"/>
          <w:szCs w:val="24"/>
        </w:rPr>
        <w:t>,</w:t>
      </w:r>
      <w:r w:rsidRPr="00AE7E57">
        <w:rPr>
          <w:sz w:val="24"/>
          <w:szCs w:val="24"/>
        </w:rPr>
        <w:t xml:space="preserve"> and career opportunities to excel</w:t>
      </w:r>
      <w:r w:rsidR="00FD1AE1">
        <w:rPr>
          <w:sz w:val="24"/>
          <w:szCs w:val="24"/>
        </w:rPr>
        <w:t xml:space="preserve"> and thereby</w:t>
      </w:r>
      <w:r w:rsidRPr="00AE7E57">
        <w:rPr>
          <w:sz w:val="24"/>
          <w:szCs w:val="24"/>
        </w:rPr>
        <w:t xml:space="preserve"> </w:t>
      </w:r>
      <w:r w:rsidR="003A5626">
        <w:rPr>
          <w:sz w:val="24"/>
          <w:szCs w:val="24"/>
        </w:rPr>
        <w:t>reflect their commitment</w:t>
      </w:r>
      <w:r w:rsidRPr="00AE7E57">
        <w:rPr>
          <w:sz w:val="24"/>
          <w:szCs w:val="24"/>
        </w:rPr>
        <w:t xml:space="preserve"> to NOAA and its mission.</w:t>
      </w:r>
      <w:r w:rsidR="003B6AB6">
        <w:rPr>
          <w:sz w:val="24"/>
          <w:szCs w:val="24"/>
        </w:rPr>
        <w:t xml:space="preserve"> Continued development of </w:t>
      </w:r>
      <w:r w:rsidR="009B7834">
        <w:rPr>
          <w:sz w:val="24"/>
          <w:szCs w:val="24"/>
        </w:rPr>
        <w:t xml:space="preserve">opportunities such as </w:t>
      </w:r>
      <w:r w:rsidR="009B7834">
        <w:rPr>
          <w:sz w:val="24"/>
          <w:szCs w:val="24"/>
        </w:rPr>
        <w:lastRenderedPageBreak/>
        <w:t>the</w:t>
      </w:r>
      <w:r w:rsidR="003B6AB6">
        <w:rPr>
          <w:sz w:val="24"/>
          <w:szCs w:val="24"/>
        </w:rPr>
        <w:t xml:space="preserve"> </w:t>
      </w:r>
      <w:r w:rsidR="00C60F4C">
        <w:rPr>
          <w:sz w:val="24"/>
          <w:szCs w:val="24"/>
        </w:rPr>
        <w:t xml:space="preserve">Quantitative Ecology and Socioeconomics </w:t>
      </w:r>
      <w:r w:rsidR="004978BE">
        <w:rPr>
          <w:sz w:val="24"/>
          <w:szCs w:val="24"/>
        </w:rPr>
        <w:t xml:space="preserve">Training </w:t>
      </w:r>
      <w:r w:rsidR="002C4DE3">
        <w:rPr>
          <w:sz w:val="24"/>
          <w:szCs w:val="24"/>
        </w:rPr>
        <w:t xml:space="preserve">(QUEST) </w:t>
      </w:r>
      <w:r w:rsidR="004978BE">
        <w:rPr>
          <w:sz w:val="24"/>
          <w:szCs w:val="24"/>
        </w:rPr>
        <w:t>program</w:t>
      </w:r>
      <w:r w:rsidR="003B6AB6">
        <w:rPr>
          <w:sz w:val="24"/>
          <w:szCs w:val="24"/>
        </w:rPr>
        <w:t xml:space="preserve">, </w:t>
      </w:r>
      <w:r w:rsidR="004978BE" w:rsidRPr="004978BE">
        <w:rPr>
          <w:sz w:val="24"/>
          <w:szCs w:val="24"/>
        </w:rPr>
        <w:t xml:space="preserve">NOAA’s </w:t>
      </w:r>
      <w:r w:rsidR="004978BE">
        <w:rPr>
          <w:sz w:val="24"/>
          <w:szCs w:val="24"/>
        </w:rPr>
        <w:t>O</w:t>
      </w:r>
      <w:r w:rsidR="004978BE" w:rsidRPr="004978BE">
        <w:rPr>
          <w:sz w:val="24"/>
          <w:szCs w:val="24"/>
        </w:rPr>
        <w:t>ffice of Oceanic and Atmospheric Research</w:t>
      </w:r>
      <w:r w:rsidR="004978BE">
        <w:rPr>
          <w:sz w:val="24"/>
          <w:szCs w:val="24"/>
        </w:rPr>
        <w:t xml:space="preserve"> (</w:t>
      </w:r>
      <w:r w:rsidR="00954936">
        <w:rPr>
          <w:sz w:val="24"/>
          <w:szCs w:val="24"/>
        </w:rPr>
        <w:t>OAR</w:t>
      </w:r>
      <w:r w:rsidR="004978BE">
        <w:rPr>
          <w:sz w:val="24"/>
          <w:szCs w:val="24"/>
        </w:rPr>
        <w:t>)</w:t>
      </w:r>
      <w:r w:rsidR="00954936">
        <w:rPr>
          <w:sz w:val="24"/>
          <w:szCs w:val="24"/>
        </w:rPr>
        <w:t xml:space="preserve"> Sea Grant </w:t>
      </w:r>
      <w:r w:rsidR="003B6AB6">
        <w:rPr>
          <w:sz w:val="24"/>
          <w:szCs w:val="24"/>
        </w:rPr>
        <w:t xml:space="preserve">cooperative </w:t>
      </w:r>
      <w:r w:rsidR="00954936">
        <w:rPr>
          <w:sz w:val="24"/>
          <w:szCs w:val="24"/>
        </w:rPr>
        <w:t>institutes</w:t>
      </w:r>
      <w:r w:rsidR="003B6AB6">
        <w:rPr>
          <w:sz w:val="24"/>
          <w:szCs w:val="24"/>
        </w:rPr>
        <w:t>,</w:t>
      </w:r>
      <w:r w:rsidR="00954936">
        <w:rPr>
          <w:sz w:val="24"/>
          <w:szCs w:val="24"/>
        </w:rPr>
        <w:t xml:space="preserve"> and</w:t>
      </w:r>
      <w:r w:rsidR="003B6AB6">
        <w:rPr>
          <w:sz w:val="24"/>
          <w:szCs w:val="24"/>
        </w:rPr>
        <w:t xml:space="preserve"> the Living Marine Resources Cooperative Science Center will provide a flow of new scientists into the </w:t>
      </w:r>
      <w:r w:rsidR="002C4DE3">
        <w:rPr>
          <w:sz w:val="24"/>
          <w:szCs w:val="24"/>
        </w:rPr>
        <w:t>a</w:t>
      </w:r>
      <w:r w:rsidR="003B6AB6">
        <w:rPr>
          <w:sz w:val="24"/>
          <w:szCs w:val="24"/>
        </w:rPr>
        <w:t>gency.</w:t>
      </w:r>
    </w:p>
    <w:p w14:paraId="3BA99106" w14:textId="77777777" w:rsidR="004B4D27" w:rsidRPr="004B4D27" w:rsidRDefault="004B4D27" w:rsidP="004B4D27">
      <w:pPr>
        <w:pStyle w:val="ListParagraph"/>
        <w:ind w:left="540"/>
        <w:rPr>
          <w:rFonts w:cs="MinionPro-Regular"/>
          <w:color w:val="000000"/>
          <w:sz w:val="24"/>
          <w:szCs w:val="24"/>
        </w:rPr>
      </w:pPr>
    </w:p>
    <w:p w14:paraId="732D5484" w14:textId="60BAAC38" w:rsidR="00814783" w:rsidRPr="00814783" w:rsidRDefault="004B4D27" w:rsidP="001C2B83">
      <w:pPr>
        <w:pStyle w:val="ListParagraph"/>
        <w:numPr>
          <w:ilvl w:val="0"/>
          <w:numId w:val="2"/>
        </w:numPr>
        <w:autoSpaceDE w:val="0"/>
        <w:autoSpaceDN w:val="0"/>
        <w:adjustRightInd w:val="0"/>
        <w:spacing w:after="0" w:line="240" w:lineRule="auto"/>
        <w:rPr>
          <w:rFonts w:cs="MinionPro-Regular"/>
          <w:color w:val="000000"/>
          <w:sz w:val="24"/>
          <w:szCs w:val="24"/>
        </w:rPr>
      </w:pPr>
      <w:r w:rsidRPr="00AD72DD">
        <w:rPr>
          <w:b/>
          <w:sz w:val="24"/>
          <w:szCs w:val="24"/>
        </w:rPr>
        <w:t xml:space="preserve">Improve the </w:t>
      </w:r>
      <w:r w:rsidR="007C5812">
        <w:rPr>
          <w:b/>
          <w:sz w:val="24"/>
          <w:szCs w:val="24"/>
        </w:rPr>
        <w:t>c</w:t>
      </w:r>
      <w:r w:rsidRPr="00AD72DD">
        <w:rPr>
          <w:b/>
          <w:sz w:val="24"/>
          <w:szCs w:val="24"/>
        </w:rPr>
        <w:t>ost-</w:t>
      </w:r>
      <w:r w:rsidR="007C5812">
        <w:rPr>
          <w:b/>
          <w:sz w:val="24"/>
          <w:szCs w:val="24"/>
        </w:rPr>
        <w:t>e</w:t>
      </w:r>
      <w:r w:rsidRPr="00AD72DD">
        <w:rPr>
          <w:b/>
          <w:sz w:val="24"/>
          <w:szCs w:val="24"/>
        </w:rPr>
        <w:t xml:space="preserve">ffectiveness of </w:t>
      </w:r>
      <w:r w:rsidR="007C5812">
        <w:rPr>
          <w:b/>
          <w:sz w:val="24"/>
          <w:szCs w:val="24"/>
        </w:rPr>
        <w:t>i</w:t>
      </w:r>
      <w:r w:rsidRPr="00AD72DD">
        <w:rPr>
          <w:b/>
          <w:sz w:val="24"/>
          <w:szCs w:val="24"/>
        </w:rPr>
        <w:t xml:space="preserve">nformation </w:t>
      </w:r>
      <w:r w:rsidR="007C5812">
        <w:rPr>
          <w:b/>
          <w:sz w:val="24"/>
          <w:szCs w:val="24"/>
        </w:rPr>
        <w:t>t</w:t>
      </w:r>
      <w:r w:rsidRPr="00AD72DD">
        <w:rPr>
          <w:b/>
          <w:sz w:val="24"/>
          <w:szCs w:val="24"/>
        </w:rPr>
        <w:t xml:space="preserve">echnology, </w:t>
      </w:r>
      <w:r w:rsidR="007C5812">
        <w:rPr>
          <w:b/>
          <w:sz w:val="24"/>
          <w:szCs w:val="24"/>
        </w:rPr>
        <w:t>f</w:t>
      </w:r>
      <w:r w:rsidRPr="00AD72DD">
        <w:rPr>
          <w:b/>
          <w:sz w:val="24"/>
          <w:szCs w:val="24"/>
        </w:rPr>
        <w:t xml:space="preserve">acilities, and </w:t>
      </w:r>
      <w:r w:rsidR="007C5812">
        <w:rPr>
          <w:b/>
          <w:sz w:val="24"/>
          <w:szCs w:val="24"/>
        </w:rPr>
        <w:t>o</w:t>
      </w:r>
      <w:r w:rsidRPr="00AD72DD">
        <w:rPr>
          <w:b/>
          <w:sz w:val="24"/>
          <w:szCs w:val="24"/>
        </w:rPr>
        <w:t xml:space="preserve">bserving </w:t>
      </w:r>
      <w:r w:rsidR="007C5812">
        <w:rPr>
          <w:b/>
          <w:sz w:val="24"/>
          <w:szCs w:val="24"/>
        </w:rPr>
        <w:t>s</w:t>
      </w:r>
      <w:r w:rsidRPr="00AD72DD">
        <w:rPr>
          <w:b/>
          <w:sz w:val="24"/>
          <w:szCs w:val="24"/>
        </w:rPr>
        <w:t>ystems</w:t>
      </w:r>
      <w:r w:rsidR="00F51CEA">
        <w:rPr>
          <w:b/>
          <w:sz w:val="24"/>
          <w:szCs w:val="24"/>
        </w:rPr>
        <w:t>:</w:t>
      </w:r>
      <w:r w:rsidRPr="00AD72DD">
        <w:rPr>
          <w:sz w:val="24"/>
          <w:szCs w:val="24"/>
        </w:rPr>
        <w:t xml:space="preserve"> </w:t>
      </w:r>
      <w:r w:rsidR="007C5812">
        <w:rPr>
          <w:sz w:val="24"/>
          <w:szCs w:val="24"/>
        </w:rPr>
        <w:t>To</w:t>
      </w:r>
      <w:r w:rsidRPr="00AD72DD">
        <w:rPr>
          <w:sz w:val="24"/>
          <w:szCs w:val="24"/>
        </w:rPr>
        <w:t xml:space="preserve"> support o</w:t>
      </w:r>
      <w:r w:rsidR="000D5470">
        <w:rPr>
          <w:sz w:val="24"/>
          <w:szCs w:val="24"/>
        </w:rPr>
        <w:t>u</w:t>
      </w:r>
      <w:r w:rsidRPr="00AD72DD">
        <w:rPr>
          <w:sz w:val="24"/>
          <w:szCs w:val="24"/>
        </w:rPr>
        <w:t>r mission priorities we must find opportunities to provide highly specialized infrastructure</w:t>
      </w:r>
      <w:r w:rsidR="002C4DE3">
        <w:rPr>
          <w:sz w:val="24"/>
          <w:szCs w:val="24"/>
        </w:rPr>
        <w:t>—</w:t>
      </w:r>
      <w:r w:rsidRPr="00AD72DD">
        <w:rPr>
          <w:sz w:val="24"/>
          <w:szCs w:val="24"/>
        </w:rPr>
        <w:t>including information technology, facilities, and observing systems</w:t>
      </w:r>
      <w:r w:rsidR="002C4DE3">
        <w:rPr>
          <w:sz w:val="24"/>
          <w:szCs w:val="24"/>
        </w:rPr>
        <w:t>—</w:t>
      </w:r>
      <w:r w:rsidRPr="00AD72DD">
        <w:rPr>
          <w:sz w:val="24"/>
          <w:szCs w:val="24"/>
        </w:rPr>
        <w:t>at the least cost and/or with productive</w:t>
      </w:r>
      <w:r w:rsidR="00201D2D">
        <w:rPr>
          <w:sz w:val="24"/>
          <w:szCs w:val="24"/>
        </w:rPr>
        <w:t>, collaborative,</w:t>
      </w:r>
      <w:r w:rsidRPr="00AD72DD">
        <w:rPr>
          <w:sz w:val="24"/>
          <w:szCs w:val="24"/>
        </w:rPr>
        <w:t xml:space="preserve"> approaches that </w:t>
      </w:r>
      <w:r w:rsidR="007C5812">
        <w:rPr>
          <w:sz w:val="24"/>
          <w:szCs w:val="24"/>
        </w:rPr>
        <w:t>provide</w:t>
      </w:r>
      <w:r w:rsidR="007C5812" w:rsidRPr="00AD72DD">
        <w:rPr>
          <w:sz w:val="24"/>
          <w:szCs w:val="24"/>
        </w:rPr>
        <w:t xml:space="preserve"> </w:t>
      </w:r>
      <w:r w:rsidRPr="00AD72DD">
        <w:rPr>
          <w:sz w:val="24"/>
          <w:szCs w:val="24"/>
        </w:rPr>
        <w:t xml:space="preserve">the highest return on investment. </w:t>
      </w:r>
      <w:ins w:id="155" w:author="Richard Merrick" w:date="2015-06-14T14:59:00Z">
        <w:r w:rsidR="009F4871">
          <w:rPr>
            <w:sz w:val="24"/>
            <w:szCs w:val="24"/>
          </w:rPr>
          <w:t xml:space="preserve"> We will implement the President’s policies on Open Data and Public Access to Research Results, and NOAA</w:t>
        </w:r>
      </w:ins>
      <w:ins w:id="156" w:author="Richard Merrick" w:date="2015-06-14T15:00:00Z">
        <w:r w:rsidR="009F4871">
          <w:rPr>
            <w:sz w:val="24"/>
            <w:szCs w:val="24"/>
          </w:rPr>
          <w:t>’s Big Data Initiative.</w:t>
        </w:r>
      </w:ins>
    </w:p>
    <w:p w14:paraId="2D1034C7" w14:textId="77777777" w:rsidR="00814783" w:rsidRPr="00814783" w:rsidRDefault="00814783" w:rsidP="00814783">
      <w:pPr>
        <w:pStyle w:val="ListParagraph"/>
        <w:rPr>
          <w:rFonts w:cs="Tahoma"/>
          <w:color w:val="000000"/>
          <w:sz w:val="24"/>
          <w:szCs w:val="24"/>
        </w:rPr>
      </w:pPr>
    </w:p>
    <w:p w14:paraId="61C594A0" w14:textId="2BBDB50C" w:rsidR="000A5383" w:rsidRPr="00814783" w:rsidRDefault="00814783" w:rsidP="001C2B83">
      <w:pPr>
        <w:pStyle w:val="ListParagraph"/>
        <w:numPr>
          <w:ilvl w:val="0"/>
          <w:numId w:val="2"/>
        </w:numPr>
        <w:autoSpaceDE w:val="0"/>
        <w:autoSpaceDN w:val="0"/>
        <w:adjustRightInd w:val="0"/>
        <w:spacing w:after="0" w:line="240" w:lineRule="auto"/>
        <w:rPr>
          <w:rFonts w:cs="MinionPro-Regular"/>
          <w:color w:val="000000"/>
          <w:sz w:val="24"/>
          <w:szCs w:val="24"/>
        </w:rPr>
      </w:pPr>
      <w:r w:rsidRPr="00814783">
        <w:rPr>
          <w:rFonts w:cs="Tahoma"/>
          <w:b/>
          <w:color w:val="000000"/>
          <w:sz w:val="24"/>
          <w:szCs w:val="24"/>
        </w:rPr>
        <w:t>I</w:t>
      </w:r>
      <w:r w:rsidR="000A5383" w:rsidRPr="00814783">
        <w:rPr>
          <w:rFonts w:cs="Tahoma"/>
          <w:b/>
          <w:color w:val="000000"/>
          <w:sz w:val="24"/>
          <w:szCs w:val="24"/>
        </w:rPr>
        <w:t>mprov</w:t>
      </w:r>
      <w:r w:rsidRPr="00814783">
        <w:rPr>
          <w:rFonts w:cs="Tahoma"/>
          <w:b/>
          <w:color w:val="000000"/>
          <w:sz w:val="24"/>
          <w:szCs w:val="24"/>
        </w:rPr>
        <w:t>e</w:t>
      </w:r>
      <w:r w:rsidR="000A5383" w:rsidRPr="00814783">
        <w:rPr>
          <w:rFonts w:cs="Tahoma"/>
          <w:b/>
          <w:color w:val="000000"/>
          <w:sz w:val="24"/>
          <w:szCs w:val="24"/>
        </w:rPr>
        <w:t xml:space="preserve"> internal and external communications</w:t>
      </w:r>
      <w:r w:rsidR="00F51CEA">
        <w:rPr>
          <w:rFonts w:cs="Tahoma"/>
          <w:b/>
          <w:color w:val="000000"/>
          <w:sz w:val="24"/>
          <w:szCs w:val="24"/>
        </w:rPr>
        <w:t>:</w:t>
      </w:r>
      <w:r w:rsidR="000A5383" w:rsidRPr="00814783">
        <w:rPr>
          <w:rFonts w:cs="Tahoma"/>
          <w:color w:val="000000"/>
          <w:sz w:val="24"/>
          <w:szCs w:val="24"/>
        </w:rPr>
        <w:t xml:space="preserve"> </w:t>
      </w:r>
      <w:r w:rsidR="00954936">
        <w:rPr>
          <w:rFonts w:cs="Tahoma"/>
          <w:color w:val="000000"/>
          <w:sz w:val="24"/>
          <w:szCs w:val="24"/>
        </w:rPr>
        <w:t xml:space="preserve">NOAA Fisheries </w:t>
      </w:r>
      <w:ins w:id="157" w:author="Richard Merrick" w:date="2015-06-15T10:39:00Z">
        <w:r w:rsidR="00660303">
          <w:rPr>
            <w:rFonts w:cs="Tahoma"/>
            <w:color w:val="000000"/>
            <w:sz w:val="24"/>
            <w:szCs w:val="24"/>
          </w:rPr>
          <w:t>must continue</w:t>
        </w:r>
      </w:ins>
      <w:del w:id="158" w:author="Richard Merrick" w:date="2015-06-15T10:39:00Z">
        <w:r w:rsidR="00954936" w:rsidDel="00660303">
          <w:rPr>
            <w:rFonts w:cs="Tahoma"/>
            <w:color w:val="000000"/>
            <w:sz w:val="24"/>
            <w:szCs w:val="24"/>
          </w:rPr>
          <w:delText>has</w:delText>
        </w:r>
        <w:r w:rsidR="000A5383" w:rsidRPr="00814783" w:rsidDel="00660303">
          <w:rPr>
            <w:rFonts w:cs="Tahoma"/>
            <w:color w:val="000000"/>
            <w:sz w:val="24"/>
            <w:szCs w:val="24"/>
          </w:rPr>
          <w:delText xml:space="preserve"> made a concerted effort</w:delText>
        </w:r>
      </w:del>
      <w:r w:rsidR="000A5383" w:rsidRPr="00814783">
        <w:rPr>
          <w:rFonts w:cs="Tahoma"/>
          <w:color w:val="000000"/>
          <w:sz w:val="24"/>
          <w:szCs w:val="24"/>
        </w:rPr>
        <w:t xml:space="preserve"> to improve communications to </w:t>
      </w:r>
      <w:del w:id="159" w:author="Richard Merrick" w:date="2015-06-14T15:01:00Z">
        <w:r w:rsidR="000C6DA0" w:rsidDel="009F4871">
          <w:rPr>
            <w:rFonts w:cs="Tahoma"/>
            <w:color w:val="000000"/>
            <w:sz w:val="24"/>
            <w:szCs w:val="24"/>
          </w:rPr>
          <w:delText>explain</w:delText>
        </w:r>
        <w:r w:rsidR="000A5383" w:rsidRPr="00814783" w:rsidDel="009F4871">
          <w:rPr>
            <w:rFonts w:cs="Tahoma"/>
            <w:color w:val="000000"/>
            <w:sz w:val="24"/>
            <w:szCs w:val="24"/>
          </w:rPr>
          <w:delText xml:space="preserve"> </w:delText>
        </w:r>
      </w:del>
      <w:ins w:id="160" w:author="Richard Merrick" w:date="2015-06-14T15:01:00Z">
        <w:r w:rsidR="009F4871">
          <w:rPr>
            <w:rFonts w:cs="Tahoma"/>
            <w:color w:val="000000"/>
            <w:sz w:val="24"/>
            <w:szCs w:val="24"/>
          </w:rPr>
          <w:t>focus on</w:t>
        </w:r>
        <w:r w:rsidR="009F4871" w:rsidRPr="00814783">
          <w:rPr>
            <w:rFonts w:cs="Tahoma"/>
            <w:color w:val="000000"/>
            <w:sz w:val="24"/>
            <w:szCs w:val="24"/>
          </w:rPr>
          <w:t xml:space="preserve"> </w:t>
        </w:r>
      </w:ins>
      <w:r w:rsidR="000A5383" w:rsidRPr="00814783">
        <w:rPr>
          <w:rFonts w:cs="Tahoma"/>
          <w:color w:val="000000"/>
          <w:sz w:val="24"/>
          <w:szCs w:val="24"/>
        </w:rPr>
        <w:t xml:space="preserve">the science behind our work, </w:t>
      </w:r>
      <w:del w:id="161" w:author="Richard Merrick" w:date="2015-06-14T15:01:00Z">
        <w:r w:rsidR="000C6DA0" w:rsidDel="009F4871">
          <w:rPr>
            <w:rFonts w:cs="Tahoma"/>
            <w:color w:val="000000"/>
            <w:sz w:val="24"/>
            <w:szCs w:val="24"/>
          </w:rPr>
          <w:delText xml:space="preserve">and to focus on </w:delText>
        </w:r>
      </w:del>
      <w:r w:rsidR="000A5383" w:rsidRPr="00814783">
        <w:rPr>
          <w:rFonts w:cs="Tahoma"/>
          <w:color w:val="000000"/>
          <w:sz w:val="24"/>
          <w:szCs w:val="24"/>
        </w:rPr>
        <w:t xml:space="preserve">the </w:t>
      </w:r>
      <w:r w:rsidR="000D5470">
        <w:rPr>
          <w:rFonts w:cs="Tahoma"/>
          <w:color w:val="000000"/>
          <w:sz w:val="24"/>
          <w:szCs w:val="24"/>
        </w:rPr>
        <w:t xml:space="preserve">quality and </w:t>
      </w:r>
      <w:r w:rsidR="000A5383" w:rsidRPr="00814783">
        <w:rPr>
          <w:rFonts w:cs="Tahoma"/>
          <w:color w:val="000000"/>
          <w:sz w:val="24"/>
          <w:szCs w:val="24"/>
        </w:rPr>
        <w:t xml:space="preserve">sustainability of </w:t>
      </w:r>
      <w:r w:rsidR="000D5470">
        <w:rPr>
          <w:rFonts w:cs="Tahoma"/>
          <w:color w:val="000000"/>
          <w:sz w:val="24"/>
          <w:szCs w:val="24"/>
        </w:rPr>
        <w:t>domestic</w:t>
      </w:r>
      <w:r w:rsidR="000A5383" w:rsidRPr="00814783">
        <w:rPr>
          <w:rFonts w:cs="Tahoma"/>
          <w:color w:val="000000"/>
          <w:sz w:val="24"/>
          <w:szCs w:val="24"/>
        </w:rPr>
        <w:t xml:space="preserve"> seafood, the positive impact of robust U</w:t>
      </w:r>
      <w:r w:rsidR="00AE7E57" w:rsidRPr="00814783">
        <w:rPr>
          <w:rFonts w:cs="Tahoma"/>
          <w:color w:val="000000"/>
          <w:sz w:val="24"/>
          <w:szCs w:val="24"/>
        </w:rPr>
        <w:t>.</w:t>
      </w:r>
      <w:r w:rsidR="000A5383" w:rsidRPr="00814783">
        <w:rPr>
          <w:rFonts w:cs="Tahoma"/>
          <w:color w:val="000000"/>
          <w:sz w:val="24"/>
          <w:szCs w:val="24"/>
        </w:rPr>
        <w:t>S</w:t>
      </w:r>
      <w:r w:rsidR="00AE7E57" w:rsidRPr="00814783">
        <w:rPr>
          <w:rFonts w:cs="Tahoma"/>
          <w:color w:val="000000"/>
          <w:sz w:val="24"/>
          <w:szCs w:val="24"/>
        </w:rPr>
        <w:t>.</w:t>
      </w:r>
      <w:r w:rsidR="000A5383" w:rsidRPr="00814783">
        <w:rPr>
          <w:rFonts w:cs="Tahoma"/>
          <w:color w:val="000000"/>
          <w:sz w:val="24"/>
          <w:szCs w:val="24"/>
        </w:rPr>
        <w:t xml:space="preserve"> fisheries on the economy</w:t>
      </w:r>
      <w:r w:rsidR="007C5812">
        <w:rPr>
          <w:rFonts w:cs="Tahoma"/>
          <w:color w:val="000000"/>
          <w:sz w:val="24"/>
          <w:szCs w:val="24"/>
        </w:rPr>
        <w:t>,</w:t>
      </w:r>
      <w:r w:rsidR="000A3EE8">
        <w:rPr>
          <w:rFonts w:cs="Tahoma"/>
          <w:color w:val="000000"/>
          <w:sz w:val="24"/>
          <w:szCs w:val="24"/>
        </w:rPr>
        <w:t xml:space="preserve"> and the benefits of species recovery</w:t>
      </w:r>
      <w:r w:rsidR="000A5383" w:rsidRPr="00814783">
        <w:rPr>
          <w:rFonts w:cs="Tahoma"/>
          <w:color w:val="000000"/>
          <w:sz w:val="24"/>
          <w:szCs w:val="24"/>
        </w:rPr>
        <w:t xml:space="preserve">. We will also continue </w:t>
      </w:r>
      <w:r w:rsidR="0073581A" w:rsidRPr="00814783">
        <w:rPr>
          <w:rFonts w:cs="Tahoma"/>
          <w:color w:val="000000"/>
          <w:sz w:val="24"/>
          <w:szCs w:val="24"/>
        </w:rPr>
        <w:t>to advance and</w:t>
      </w:r>
      <w:r w:rsidR="000A5383" w:rsidRPr="00814783">
        <w:rPr>
          <w:rFonts w:cs="Tahoma"/>
          <w:color w:val="000000"/>
          <w:sz w:val="24"/>
          <w:szCs w:val="24"/>
        </w:rPr>
        <w:t xml:space="preserve"> improve communications with partners and stakeholders through traditional pathways</w:t>
      </w:r>
      <w:ins w:id="162" w:author="Richard Merrick" w:date="2015-06-15T10:38:00Z">
        <w:r w:rsidR="00660303">
          <w:rPr>
            <w:rFonts w:cs="Tahoma"/>
            <w:color w:val="000000"/>
            <w:sz w:val="24"/>
            <w:szCs w:val="24"/>
          </w:rPr>
          <w:t>,</w:t>
        </w:r>
      </w:ins>
      <w:r w:rsidR="000A5383" w:rsidRPr="00814783">
        <w:rPr>
          <w:rFonts w:cs="Tahoma"/>
          <w:color w:val="000000"/>
          <w:sz w:val="24"/>
          <w:szCs w:val="24"/>
        </w:rPr>
        <w:t xml:space="preserve"> </w:t>
      </w:r>
      <w:ins w:id="163" w:author="Richard Merrick" w:date="2015-06-14T15:02:00Z">
        <w:r w:rsidR="009F4871">
          <w:rPr>
            <w:rFonts w:cs="Tahoma"/>
            <w:color w:val="000000"/>
            <w:sz w:val="24"/>
            <w:szCs w:val="24"/>
          </w:rPr>
          <w:t>including the use of NOAA’s Sea Grant program</w:t>
        </w:r>
      </w:ins>
      <w:ins w:id="164" w:author="Richard Merrick" w:date="2015-06-15T10:38:00Z">
        <w:r w:rsidR="00660303">
          <w:rPr>
            <w:rFonts w:cs="Tahoma"/>
            <w:color w:val="000000"/>
            <w:sz w:val="24"/>
            <w:szCs w:val="24"/>
          </w:rPr>
          <w:t>,</w:t>
        </w:r>
      </w:ins>
      <w:ins w:id="165" w:author="Richard Merrick" w:date="2015-06-14T15:02:00Z">
        <w:r w:rsidR="009F4871">
          <w:rPr>
            <w:rFonts w:cs="Tahoma"/>
            <w:color w:val="000000"/>
            <w:sz w:val="24"/>
            <w:szCs w:val="24"/>
          </w:rPr>
          <w:t xml:space="preserve"> </w:t>
        </w:r>
      </w:ins>
      <w:r w:rsidR="000A5383" w:rsidRPr="00814783">
        <w:rPr>
          <w:rFonts w:cs="Tahoma"/>
          <w:color w:val="000000"/>
          <w:sz w:val="24"/>
          <w:szCs w:val="24"/>
        </w:rPr>
        <w:t>and by employing new, low-cost approaches, such as social media platforms and web-related tools</w:t>
      </w:r>
      <w:r w:rsidR="00201D2D" w:rsidRPr="00201D2D">
        <w:rPr>
          <w:rFonts w:cs="Tahoma"/>
          <w:color w:val="000000"/>
          <w:sz w:val="24"/>
          <w:szCs w:val="24"/>
        </w:rPr>
        <w:t xml:space="preserve"> </w:t>
      </w:r>
      <w:r w:rsidR="00201D2D">
        <w:rPr>
          <w:rFonts w:cs="Tahoma"/>
          <w:color w:val="000000"/>
          <w:sz w:val="24"/>
          <w:szCs w:val="24"/>
        </w:rPr>
        <w:t xml:space="preserve">with the goal of raising the awareness of the </w:t>
      </w:r>
      <w:r w:rsidR="004946A0">
        <w:rPr>
          <w:rFonts w:cs="Tahoma"/>
          <w:color w:val="000000"/>
          <w:sz w:val="24"/>
          <w:szCs w:val="24"/>
        </w:rPr>
        <w:t>NOAA Fisheries</w:t>
      </w:r>
      <w:r w:rsidR="00201D2D">
        <w:rPr>
          <w:rFonts w:cs="Tahoma"/>
          <w:color w:val="000000"/>
          <w:sz w:val="24"/>
          <w:szCs w:val="24"/>
        </w:rPr>
        <w:t xml:space="preserve"> mission throughout the country</w:t>
      </w:r>
      <w:r w:rsidR="000A5383" w:rsidRPr="00814783">
        <w:rPr>
          <w:rFonts w:cs="Tahoma"/>
          <w:color w:val="000000"/>
          <w:sz w:val="24"/>
          <w:szCs w:val="24"/>
        </w:rPr>
        <w:t xml:space="preserve">. And, as we </w:t>
      </w:r>
      <w:r w:rsidR="007C5812">
        <w:rPr>
          <w:rFonts w:cs="Tahoma"/>
          <w:color w:val="000000"/>
          <w:sz w:val="24"/>
          <w:szCs w:val="24"/>
        </w:rPr>
        <w:t>did</w:t>
      </w:r>
      <w:r w:rsidR="000A5383" w:rsidRPr="00814783">
        <w:rPr>
          <w:rFonts w:cs="Tahoma"/>
          <w:color w:val="000000"/>
          <w:sz w:val="24"/>
          <w:szCs w:val="24"/>
        </w:rPr>
        <w:t xml:space="preserve"> in FY</w:t>
      </w:r>
      <w:r w:rsidR="00AE7E57" w:rsidRPr="00814783">
        <w:rPr>
          <w:rFonts w:cs="Tahoma"/>
          <w:color w:val="000000"/>
          <w:sz w:val="24"/>
          <w:szCs w:val="24"/>
        </w:rPr>
        <w:t xml:space="preserve"> 20</w:t>
      </w:r>
      <w:r w:rsidR="000A5383" w:rsidRPr="00814783">
        <w:rPr>
          <w:rFonts w:cs="Tahoma"/>
          <w:color w:val="000000"/>
          <w:sz w:val="24"/>
          <w:szCs w:val="24"/>
        </w:rPr>
        <w:t>1</w:t>
      </w:r>
      <w:ins w:id="166" w:author="Richard Merrick" w:date="2015-06-14T14:59:00Z">
        <w:r w:rsidR="009F4871">
          <w:rPr>
            <w:rFonts w:cs="Tahoma"/>
            <w:color w:val="000000"/>
            <w:sz w:val="24"/>
            <w:szCs w:val="24"/>
          </w:rPr>
          <w:t>5</w:t>
        </w:r>
      </w:ins>
      <w:del w:id="167" w:author="Richard Merrick" w:date="2015-06-14T14:59:00Z">
        <w:r w:rsidR="005743FB" w:rsidDel="009F4871">
          <w:rPr>
            <w:rFonts w:cs="Tahoma"/>
            <w:color w:val="000000"/>
            <w:sz w:val="24"/>
            <w:szCs w:val="24"/>
          </w:rPr>
          <w:delText>4</w:delText>
        </w:r>
      </w:del>
      <w:r w:rsidR="00080DE1">
        <w:rPr>
          <w:rFonts w:cs="Tahoma"/>
          <w:color w:val="000000"/>
          <w:sz w:val="24"/>
          <w:szCs w:val="24"/>
        </w:rPr>
        <w:t>,</w:t>
      </w:r>
      <w:r w:rsidR="000A5383" w:rsidRPr="00814783">
        <w:rPr>
          <w:rFonts w:cs="Tahoma"/>
          <w:color w:val="000000"/>
          <w:sz w:val="24"/>
          <w:szCs w:val="24"/>
        </w:rPr>
        <w:t xml:space="preserve"> we will strive toward a “no surprises” approach to communicati</w:t>
      </w:r>
      <w:r w:rsidR="00C01EAB">
        <w:rPr>
          <w:rFonts w:cs="Tahoma"/>
          <w:color w:val="000000"/>
          <w:sz w:val="24"/>
          <w:szCs w:val="24"/>
        </w:rPr>
        <w:t>ng</w:t>
      </w:r>
      <w:r w:rsidR="000A5383" w:rsidRPr="00814783">
        <w:rPr>
          <w:rFonts w:cs="Tahoma"/>
          <w:color w:val="000000"/>
          <w:sz w:val="24"/>
          <w:szCs w:val="24"/>
        </w:rPr>
        <w:t xml:space="preserve"> with our stakeholders and, where practicable, build consensus on expectations and the identification of critical factors to measure success.</w:t>
      </w:r>
    </w:p>
    <w:p w14:paraId="73E3B243" w14:textId="77777777" w:rsidR="00814783" w:rsidRPr="00814783" w:rsidRDefault="00814783" w:rsidP="00814783">
      <w:pPr>
        <w:pStyle w:val="ListParagraph"/>
        <w:rPr>
          <w:rFonts w:cs="MinionPro-Regular"/>
          <w:color w:val="000000"/>
          <w:sz w:val="24"/>
          <w:szCs w:val="24"/>
        </w:rPr>
      </w:pPr>
    </w:p>
    <w:p w14:paraId="013AA303" w14:textId="77777777" w:rsidR="003C1719" w:rsidRPr="003B742B" w:rsidRDefault="003C1719" w:rsidP="000C6DA0">
      <w:pPr>
        <w:pStyle w:val="ListParagraph"/>
        <w:numPr>
          <w:ilvl w:val="1"/>
          <w:numId w:val="2"/>
        </w:numPr>
        <w:spacing w:line="240" w:lineRule="auto"/>
        <w:rPr>
          <w:rFonts w:cs="MinionPro-Regular"/>
          <w:color w:val="000000"/>
        </w:rPr>
      </w:pPr>
      <w:r w:rsidRPr="003B742B">
        <w:rPr>
          <w:rFonts w:cs="MinionPro-Regular"/>
          <w:color w:val="000000"/>
        </w:rPr>
        <w:br w:type="page"/>
      </w:r>
    </w:p>
    <w:p w14:paraId="418C6881" w14:textId="77777777" w:rsidR="00171056" w:rsidRPr="005235D3" w:rsidDel="005235D3" w:rsidRDefault="00171056">
      <w:pPr>
        <w:autoSpaceDE w:val="0"/>
        <w:autoSpaceDN w:val="0"/>
        <w:adjustRightInd w:val="0"/>
        <w:spacing w:after="120" w:line="240" w:lineRule="auto"/>
        <w:rPr>
          <w:del w:id="168" w:author="Richard Merrick" w:date="2015-06-15T11:07:00Z"/>
          <w:rFonts w:cs="HelveticaNeueLTStd-BdCn"/>
          <w:b/>
          <w:color w:val="548DD4" w:themeColor="text2" w:themeTint="99"/>
          <w:sz w:val="32"/>
          <w:szCs w:val="32"/>
          <w:rPrChange w:id="169" w:author="Richard Merrick" w:date="2015-06-15T11:07:00Z">
            <w:rPr>
              <w:del w:id="170" w:author="Richard Merrick" w:date="2015-06-15T11:07:00Z"/>
              <w:rFonts w:cs="HelveticaNeueLTStd-BdCn"/>
              <w:color w:val="00B0F0"/>
              <w:sz w:val="32"/>
              <w:szCs w:val="32"/>
            </w:rPr>
          </w:rPrChange>
        </w:rPr>
        <w:pPrChange w:id="171" w:author="Richard Merrick" w:date="2015-06-15T11:07:00Z">
          <w:pPr>
            <w:autoSpaceDE w:val="0"/>
            <w:autoSpaceDN w:val="0"/>
            <w:adjustRightInd w:val="0"/>
            <w:spacing w:after="0" w:line="240" w:lineRule="auto"/>
          </w:pPr>
        </w:pPrChange>
      </w:pPr>
      <w:r w:rsidRPr="005235D3">
        <w:rPr>
          <w:rFonts w:cs="HelveticaNeueLTStd-BdCn"/>
          <w:b/>
          <w:color w:val="548DD4" w:themeColor="text2" w:themeTint="99"/>
          <w:sz w:val="32"/>
          <w:szCs w:val="32"/>
          <w:rPrChange w:id="172" w:author="Richard Merrick" w:date="2015-06-15T11:07:00Z">
            <w:rPr>
              <w:rFonts w:cs="HelveticaNeueLTStd-BdCn"/>
              <w:color w:val="00B0F0"/>
              <w:sz w:val="32"/>
              <w:szCs w:val="32"/>
            </w:rPr>
          </w:rPrChange>
        </w:rPr>
        <w:lastRenderedPageBreak/>
        <w:t>Maximize Productivity and Sustainability of Fisheries and Fishing Communities</w:t>
      </w:r>
    </w:p>
    <w:p w14:paraId="42920278" w14:textId="77777777" w:rsidR="00E45666" w:rsidRDefault="00E45666">
      <w:pPr>
        <w:autoSpaceDE w:val="0"/>
        <w:autoSpaceDN w:val="0"/>
        <w:adjustRightInd w:val="0"/>
        <w:spacing w:after="120" w:line="240" w:lineRule="auto"/>
        <w:rPr>
          <w:rFonts w:ascii="HelveticaNeueLTStd-BdCn" w:hAnsi="HelveticaNeueLTStd-BdCn" w:cs="HelveticaNeueLTStd-BdCn"/>
          <w:sz w:val="32"/>
          <w:szCs w:val="32"/>
        </w:rPr>
        <w:pPrChange w:id="173" w:author="Richard Merrick" w:date="2015-06-15T11:07:00Z">
          <w:pPr>
            <w:autoSpaceDE w:val="0"/>
            <w:autoSpaceDN w:val="0"/>
            <w:adjustRightInd w:val="0"/>
            <w:spacing w:after="0" w:line="240" w:lineRule="auto"/>
          </w:pPr>
        </w:pPrChange>
      </w:pPr>
    </w:p>
    <w:p w14:paraId="76758038" w14:textId="77777777" w:rsidR="006604F9" w:rsidRPr="006604F9" w:rsidRDefault="006604F9" w:rsidP="006604F9">
      <w:pPr>
        <w:autoSpaceDE w:val="0"/>
        <w:autoSpaceDN w:val="0"/>
        <w:adjustRightInd w:val="0"/>
        <w:spacing w:after="0" w:line="240" w:lineRule="auto"/>
        <w:ind w:left="1440"/>
        <w:rPr>
          <w:rFonts w:ascii="HelveticaNeueLTStd-BdCn" w:hAnsi="HelveticaNeueLTStd-BdCn" w:cs="HelveticaNeueLTStd-BdCn"/>
          <w:i/>
          <w:sz w:val="20"/>
          <w:szCs w:val="20"/>
        </w:rPr>
      </w:pPr>
      <w:r w:rsidRPr="006604F9">
        <w:rPr>
          <w:rFonts w:ascii="HelveticaNeueLTStd-BdCn" w:hAnsi="HelveticaNeueLTStd-BdCn" w:cs="HelveticaNeueLTStd-BdCn"/>
          <w:i/>
          <w:sz w:val="20"/>
          <w:szCs w:val="20"/>
        </w:rPr>
        <w:t>Note: Insert the following info in</w:t>
      </w:r>
      <w:r w:rsidR="001B3A15">
        <w:rPr>
          <w:rFonts w:ascii="HelveticaNeueLTStd-BdCn" w:hAnsi="HelveticaNeueLTStd-BdCn" w:cs="HelveticaNeueLTStd-BdCn"/>
          <w:i/>
          <w:sz w:val="20"/>
          <w:szCs w:val="20"/>
        </w:rPr>
        <w:t>to</w:t>
      </w:r>
      <w:r w:rsidRPr="006604F9">
        <w:rPr>
          <w:rFonts w:ascii="HelveticaNeueLTStd-BdCn" w:hAnsi="HelveticaNeueLTStd-BdCn" w:cs="HelveticaNeueLTStd-BdCn"/>
          <w:i/>
          <w:sz w:val="20"/>
          <w:szCs w:val="20"/>
        </w:rPr>
        <w:t xml:space="preserve"> a sidebar with graphics or text.</w:t>
      </w:r>
    </w:p>
    <w:p w14:paraId="14C4E141" w14:textId="02FCF211" w:rsidR="006604F9" w:rsidRPr="006604F9" w:rsidRDefault="006604F9" w:rsidP="006604F9">
      <w:pPr>
        <w:autoSpaceDE w:val="0"/>
        <w:autoSpaceDN w:val="0"/>
        <w:adjustRightInd w:val="0"/>
        <w:spacing w:after="0" w:line="240" w:lineRule="auto"/>
        <w:ind w:left="1440"/>
        <w:rPr>
          <w:rFonts w:ascii="HelveticaNeueLTStd-BdCn" w:hAnsi="HelveticaNeueLTStd-BdCn" w:cs="HelveticaNeueLTStd-BdCn"/>
          <w:sz w:val="20"/>
          <w:szCs w:val="20"/>
        </w:rPr>
      </w:pPr>
      <w:r w:rsidRPr="006604F9">
        <w:rPr>
          <w:rFonts w:ascii="HelveticaNeueLTStd-BdCn" w:hAnsi="HelveticaNeueLTStd-BdCn" w:cs="HelveticaNeueLTStd-BdCn"/>
          <w:i/>
          <w:sz w:val="20"/>
          <w:szCs w:val="20"/>
        </w:rPr>
        <w:t xml:space="preserve">In 2012, U.S. commercial and recreational saltwater fishing generated more than $199 billion in sales, a gain of </w:t>
      </w:r>
      <w:r w:rsidR="0035761F">
        <w:rPr>
          <w:rFonts w:ascii="HelveticaNeueLTStd-BdCn" w:hAnsi="HelveticaNeueLTStd-BdCn" w:cs="HelveticaNeueLTStd-BdCn"/>
          <w:i/>
          <w:sz w:val="20"/>
          <w:szCs w:val="20"/>
        </w:rPr>
        <w:t>7</w:t>
      </w:r>
      <w:r w:rsidR="0035761F" w:rsidRPr="006604F9">
        <w:rPr>
          <w:rFonts w:ascii="HelveticaNeueLTStd-BdCn" w:hAnsi="HelveticaNeueLTStd-BdCn" w:cs="HelveticaNeueLTStd-BdCn"/>
          <w:i/>
          <w:sz w:val="20"/>
          <w:szCs w:val="20"/>
        </w:rPr>
        <w:t xml:space="preserve"> </w:t>
      </w:r>
      <w:r w:rsidRPr="006604F9">
        <w:rPr>
          <w:rFonts w:ascii="HelveticaNeueLTStd-BdCn" w:hAnsi="HelveticaNeueLTStd-BdCn" w:cs="HelveticaNeueLTStd-BdCn"/>
          <w:i/>
          <w:sz w:val="20"/>
          <w:szCs w:val="20"/>
        </w:rPr>
        <w:t xml:space="preserve">percent over the previous year, with the economic impact of fishing jobs increasing </w:t>
      </w:r>
      <w:r w:rsidR="0035761F">
        <w:rPr>
          <w:rFonts w:ascii="HelveticaNeueLTStd-BdCn" w:hAnsi="HelveticaNeueLTStd-BdCn" w:cs="HelveticaNeueLTStd-BdCn"/>
          <w:i/>
          <w:sz w:val="20"/>
          <w:szCs w:val="20"/>
        </w:rPr>
        <w:t>3</w:t>
      </w:r>
      <w:r w:rsidR="0035761F" w:rsidRPr="006604F9">
        <w:rPr>
          <w:rFonts w:ascii="HelveticaNeueLTStd-BdCn" w:hAnsi="HelveticaNeueLTStd-BdCn" w:cs="HelveticaNeueLTStd-BdCn"/>
          <w:i/>
          <w:sz w:val="20"/>
          <w:szCs w:val="20"/>
        </w:rPr>
        <w:t xml:space="preserve"> </w:t>
      </w:r>
      <w:r w:rsidRPr="006604F9">
        <w:rPr>
          <w:rFonts w:ascii="HelveticaNeueLTStd-BdCn" w:hAnsi="HelveticaNeueLTStd-BdCn" w:cs="HelveticaNeueLTStd-BdCn"/>
          <w:i/>
          <w:sz w:val="20"/>
          <w:szCs w:val="20"/>
        </w:rPr>
        <w:t xml:space="preserve">percent from 2011 to 2012.   Approximately 11 million recreational saltwater anglers across the </w:t>
      </w:r>
      <w:r w:rsidR="0035761F">
        <w:rPr>
          <w:rFonts w:ascii="HelveticaNeueLTStd-BdCn" w:hAnsi="HelveticaNeueLTStd-BdCn" w:cs="HelveticaNeueLTStd-BdCn"/>
          <w:i/>
          <w:sz w:val="20"/>
          <w:szCs w:val="20"/>
        </w:rPr>
        <w:t>United States</w:t>
      </w:r>
      <w:r w:rsidRPr="006604F9">
        <w:rPr>
          <w:rFonts w:ascii="HelveticaNeueLTStd-BdCn" w:hAnsi="HelveticaNeueLTStd-BdCn" w:cs="HelveticaNeueLTStd-BdCn"/>
          <w:i/>
          <w:sz w:val="20"/>
          <w:szCs w:val="20"/>
        </w:rPr>
        <w:t xml:space="preserve"> took 72 million fishing trips. These anglers spent $4.6 billion on fishing trips and $20 billion </w:t>
      </w:r>
      <w:r w:rsidR="00976CB1">
        <w:rPr>
          <w:rFonts w:ascii="HelveticaNeueLTStd-BdCn" w:hAnsi="HelveticaNeueLTStd-BdCn" w:cs="HelveticaNeueLTStd-BdCn"/>
          <w:i/>
          <w:sz w:val="20"/>
          <w:szCs w:val="20"/>
        </w:rPr>
        <w:t xml:space="preserve">on </w:t>
      </w:r>
      <w:r w:rsidRPr="006604F9">
        <w:rPr>
          <w:rFonts w:ascii="HelveticaNeueLTStd-BdCn" w:hAnsi="HelveticaNeueLTStd-BdCn" w:cs="HelveticaNeueLTStd-BdCn"/>
          <w:i/>
          <w:sz w:val="20"/>
          <w:szCs w:val="20"/>
        </w:rPr>
        <w:t xml:space="preserve">fishing-related equipment. </w:t>
      </w:r>
      <w:r w:rsidR="005008FE" w:rsidRPr="005008FE">
        <w:rPr>
          <w:rFonts w:ascii="HelveticaNeueLTStd-BdCn" w:hAnsi="HelveticaNeueLTStd-BdCn" w:cs="HelveticaNeueLTStd-BdCn"/>
          <w:i/>
          <w:sz w:val="20"/>
          <w:szCs w:val="20"/>
        </w:rPr>
        <w:t>The U.S. aquaculture industry was valued at $1.3 billion in farm-gate sales in 2011. The marine aquaculture industry is growing at an average rate of 13 percent per year by value from 2007 to 2011.</w:t>
      </w:r>
      <w:r w:rsidR="005008FE">
        <w:rPr>
          <w:rFonts w:ascii="HelveticaNeueLTStd-BdCn" w:hAnsi="HelveticaNeueLTStd-BdCn" w:cs="HelveticaNeueLTStd-BdCn"/>
          <w:i/>
          <w:sz w:val="20"/>
          <w:szCs w:val="20"/>
        </w:rPr>
        <w:t xml:space="preserve"> (FEUS 2012) </w:t>
      </w:r>
    </w:p>
    <w:p w14:paraId="6002264B" w14:textId="77777777" w:rsidR="006604F9" w:rsidRPr="00CD5CDE" w:rsidRDefault="006604F9" w:rsidP="00DE1A41">
      <w:pPr>
        <w:autoSpaceDE w:val="0"/>
        <w:autoSpaceDN w:val="0"/>
        <w:adjustRightInd w:val="0"/>
        <w:spacing w:after="0" w:line="240" w:lineRule="auto"/>
        <w:rPr>
          <w:rFonts w:ascii="HelveticaNeueLTStd-BdCn" w:hAnsi="HelveticaNeueLTStd-BdCn" w:cs="HelveticaNeueLTStd-BdCn"/>
          <w:sz w:val="32"/>
          <w:szCs w:val="32"/>
        </w:rPr>
      </w:pPr>
    </w:p>
    <w:p w14:paraId="4D84077A" w14:textId="0019A327" w:rsidR="000C6DA0" w:rsidRDefault="00DE1A41" w:rsidP="00171056">
      <w:pPr>
        <w:spacing w:after="0" w:line="240" w:lineRule="auto"/>
        <w:rPr>
          <w:rFonts w:cs="MinionPro-Regular"/>
          <w:color w:val="000000"/>
          <w:sz w:val="24"/>
          <w:szCs w:val="24"/>
        </w:rPr>
      </w:pPr>
      <w:r w:rsidRPr="003C1719">
        <w:rPr>
          <w:rFonts w:cs="MinionPro-Regular"/>
          <w:color w:val="000000"/>
          <w:sz w:val="24"/>
          <w:szCs w:val="24"/>
        </w:rPr>
        <w:t xml:space="preserve">Effective fisheries management </w:t>
      </w:r>
      <w:r w:rsidR="00567BAA">
        <w:rPr>
          <w:rFonts w:cs="MinionPro-Regular"/>
          <w:color w:val="000000"/>
          <w:sz w:val="24"/>
          <w:szCs w:val="24"/>
        </w:rPr>
        <w:t>is essential to</w:t>
      </w:r>
      <w:r w:rsidRPr="003C1719">
        <w:rPr>
          <w:rFonts w:cs="MinionPro-Regular"/>
          <w:color w:val="000000"/>
          <w:sz w:val="24"/>
          <w:szCs w:val="24"/>
        </w:rPr>
        <w:t xml:space="preserve"> sustain</w:t>
      </w:r>
      <w:r w:rsidR="00567BAA">
        <w:rPr>
          <w:rFonts w:cs="MinionPro-Regular"/>
          <w:color w:val="000000"/>
          <w:sz w:val="24"/>
          <w:szCs w:val="24"/>
        </w:rPr>
        <w:t xml:space="preserve"> and protect domestic</w:t>
      </w:r>
      <w:r w:rsidRPr="003C1719">
        <w:rPr>
          <w:rFonts w:cs="MinionPro-Regular"/>
          <w:color w:val="000000"/>
          <w:sz w:val="24"/>
          <w:szCs w:val="24"/>
        </w:rPr>
        <w:t xml:space="preserve"> </w:t>
      </w:r>
      <w:r w:rsidR="00567BAA">
        <w:rPr>
          <w:rFonts w:cs="MinionPro-Regular"/>
          <w:color w:val="000000"/>
          <w:sz w:val="24"/>
          <w:szCs w:val="24"/>
        </w:rPr>
        <w:t>sea</w:t>
      </w:r>
      <w:r w:rsidRPr="003C1719">
        <w:rPr>
          <w:rFonts w:cs="MinionPro-Regular"/>
          <w:color w:val="000000"/>
          <w:sz w:val="24"/>
          <w:szCs w:val="24"/>
        </w:rPr>
        <w:t xml:space="preserve">food </w:t>
      </w:r>
      <w:r w:rsidR="00562760">
        <w:rPr>
          <w:rFonts w:cs="MinionPro-Regular"/>
          <w:color w:val="000000"/>
          <w:sz w:val="24"/>
          <w:szCs w:val="24"/>
        </w:rPr>
        <w:t>supply</w:t>
      </w:r>
      <w:r w:rsidRPr="003C1719">
        <w:rPr>
          <w:rFonts w:cs="MinionPro-Regular"/>
          <w:color w:val="000000"/>
          <w:sz w:val="24"/>
          <w:szCs w:val="24"/>
        </w:rPr>
        <w:t xml:space="preserve">, </w:t>
      </w:r>
      <w:r w:rsidR="00171056" w:rsidRPr="00FC39DC">
        <w:rPr>
          <w:rFonts w:cs="MinionPro-Regular"/>
          <w:color w:val="000000"/>
          <w:sz w:val="24"/>
          <w:szCs w:val="24"/>
        </w:rPr>
        <w:t xml:space="preserve">enhance recreational </w:t>
      </w:r>
      <w:r w:rsidR="00AF1373" w:rsidRPr="003C1719">
        <w:rPr>
          <w:rFonts w:cs="MinionPro-Regular"/>
          <w:color w:val="000000"/>
          <w:sz w:val="24"/>
          <w:szCs w:val="24"/>
        </w:rPr>
        <w:t>and</w:t>
      </w:r>
      <w:r w:rsidR="00AF1373" w:rsidRPr="00FC39DC">
        <w:rPr>
          <w:rFonts w:cs="MinionPro-Regular"/>
          <w:color w:val="000000"/>
          <w:sz w:val="24"/>
          <w:szCs w:val="24"/>
        </w:rPr>
        <w:t xml:space="preserve"> </w:t>
      </w:r>
      <w:r w:rsidR="007E4DD1">
        <w:rPr>
          <w:rFonts w:cs="MinionPro-Regular"/>
          <w:color w:val="000000"/>
          <w:sz w:val="24"/>
          <w:szCs w:val="24"/>
        </w:rPr>
        <w:t xml:space="preserve">subsistence </w:t>
      </w:r>
      <w:r w:rsidR="00414FE4">
        <w:rPr>
          <w:rFonts w:cs="MinionPro-Regular"/>
          <w:color w:val="000000"/>
          <w:sz w:val="24"/>
          <w:szCs w:val="24"/>
        </w:rPr>
        <w:t>opportunities</w:t>
      </w:r>
      <w:r w:rsidRPr="003C1719">
        <w:rPr>
          <w:rFonts w:cs="MinionPro-Regular"/>
          <w:color w:val="000000"/>
          <w:sz w:val="24"/>
          <w:szCs w:val="24"/>
        </w:rPr>
        <w:t>, and protect ecosystem health and sustainability</w:t>
      </w:r>
      <w:r w:rsidR="00AF1373">
        <w:rPr>
          <w:rFonts w:cs="MinionPro-Regular"/>
          <w:color w:val="000000"/>
          <w:sz w:val="24"/>
          <w:szCs w:val="24"/>
        </w:rPr>
        <w:t xml:space="preserve">, and </w:t>
      </w:r>
      <w:r w:rsidR="007C5812">
        <w:rPr>
          <w:rFonts w:cs="MinionPro-Regular"/>
          <w:color w:val="000000"/>
          <w:sz w:val="24"/>
          <w:szCs w:val="24"/>
        </w:rPr>
        <w:t xml:space="preserve">is also essential </w:t>
      </w:r>
      <w:r w:rsidR="005D1169">
        <w:rPr>
          <w:rFonts w:cs="MinionPro-Regular"/>
          <w:color w:val="000000"/>
          <w:sz w:val="24"/>
          <w:szCs w:val="24"/>
        </w:rPr>
        <w:t xml:space="preserve">for </w:t>
      </w:r>
      <w:r w:rsidR="00AF1373">
        <w:rPr>
          <w:rFonts w:cs="MinionPro-Regular"/>
          <w:color w:val="000000"/>
          <w:sz w:val="24"/>
          <w:szCs w:val="24"/>
        </w:rPr>
        <w:t>the enormous economic, social, and environmental benefits provide</w:t>
      </w:r>
      <w:r w:rsidR="00954936">
        <w:rPr>
          <w:rFonts w:cs="MinionPro-Regular"/>
          <w:color w:val="000000"/>
          <w:sz w:val="24"/>
          <w:szCs w:val="24"/>
        </w:rPr>
        <w:t>d</w:t>
      </w:r>
      <w:r w:rsidRPr="003C1719">
        <w:rPr>
          <w:rFonts w:cs="MinionPro-Regular"/>
          <w:color w:val="000000"/>
          <w:sz w:val="24"/>
          <w:szCs w:val="24"/>
        </w:rPr>
        <w:t xml:space="preserve">. We </w:t>
      </w:r>
      <w:r w:rsidR="00E164E9">
        <w:rPr>
          <w:rFonts w:cs="MinionPro-Regular"/>
          <w:color w:val="000000"/>
          <w:sz w:val="24"/>
          <w:szCs w:val="24"/>
        </w:rPr>
        <w:t>continue to mak</w:t>
      </w:r>
      <w:r w:rsidRPr="003C1719">
        <w:rPr>
          <w:rFonts w:cs="MinionPro-Regular"/>
          <w:color w:val="000000"/>
          <w:sz w:val="24"/>
          <w:szCs w:val="24"/>
        </w:rPr>
        <w:t xml:space="preserve">e significant strides </w:t>
      </w:r>
      <w:r w:rsidR="003117E4">
        <w:rPr>
          <w:rFonts w:cs="MinionPro-Regular"/>
          <w:color w:val="000000"/>
          <w:sz w:val="24"/>
          <w:szCs w:val="24"/>
        </w:rPr>
        <w:t>in partnership</w:t>
      </w:r>
      <w:r w:rsidRPr="003C1719">
        <w:rPr>
          <w:rFonts w:cs="MinionPro-Regular"/>
          <w:color w:val="000000"/>
          <w:sz w:val="24"/>
          <w:szCs w:val="24"/>
        </w:rPr>
        <w:t xml:space="preserve"> with the Regional Fishery Management Councils</w:t>
      </w:r>
      <w:r w:rsidR="00CD5CDE" w:rsidRPr="003C1719">
        <w:rPr>
          <w:rFonts w:cs="MinionPro-Regular"/>
          <w:color w:val="000000"/>
          <w:sz w:val="24"/>
          <w:szCs w:val="24"/>
        </w:rPr>
        <w:t xml:space="preserve"> </w:t>
      </w:r>
      <w:r w:rsidRPr="003C1719">
        <w:rPr>
          <w:rFonts w:cs="MinionPro-Regular"/>
          <w:color w:val="000000"/>
          <w:sz w:val="24"/>
          <w:szCs w:val="24"/>
        </w:rPr>
        <w:t xml:space="preserve">to </w:t>
      </w:r>
      <w:r w:rsidR="007E4DD1" w:rsidRPr="007E4DD1">
        <w:rPr>
          <w:rFonts w:cs="MinionPro-Regular"/>
          <w:color w:val="000000"/>
          <w:sz w:val="24"/>
          <w:szCs w:val="24"/>
        </w:rPr>
        <w:t>build sustainable fisheries, including</w:t>
      </w:r>
      <w:r w:rsidR="00296D50">
        <w:rPr>
          <w:rFonts w:cs="MinionPro-Regular"/>
          <w:color w:val="000000"/>
          <w:sz w:val="24"/>
          <w:szCs w:val="24"/>
        </w:rPr>
        <w:t xml:space="preserve"> protecting essential fish habitats and habitats of particular concern</w:t>
      </w:r>
      <w:r w:rsidR="00ED6151">
        <w:rPr>
          <w:rFonts w:cs="MinionPro-Regular"/>
          <w:color w:val="000000"/>
          <w:sz w:val="24"/>
          <w:szCs w:val="24"/>
        </w:rPr>
        <w:t xml:space="preserve">, </w:t>
      </w:r>
      <w:r w:rsidR="00ED6151" w:rsidRPr="007E4DD1">
        <w:rPr>
          <w:rFonts w:cs="MinionPro-Regular"/>
          <w:color w:val="000000"/>
          <w:sz w:val="24"/>
          <w:szCs w:val="24"/>
        </w:rPr>
        <w:t>implementing</w:t>
      </w:r>
      <w:r w:rsidR="007E4DD1" w:rsidRPr="007E4DD1">
        <w:rPr>
          <w:rFonts w:cs="MinionPro-Regular"/>
          <w:color w:val="000000"/>
          <w:sz w:val="24"/>
          <w:szCs w:val="24"/>
        </w:rPr>
        <w:t xml:space="preserve"> effective annual catch limits and </w:t>
      </w:r>
      <w:r w:rsidRPr="003C1719">
        <w:rPr>
          <w:rFonts w:cs="MinionPro-Regular"/>
          <w:color w:val="000000"/>
          <w:sz w:val="24"/>
          <w:szCs w:val="24"/>
        </w:rPr>
        <w:t xml:space="preserve">accountability measures </w:t>
      </w:r>
      <w:r w:rsidR="00794BC8">
        <w:rPr>
          <w:rFonts w:cs="MinionPro-Regular"/>
          <w:color w:val="000000"/>
          <w:sz w:val="24"/>
          <w:szCs w:val="24"/>
        </w:rPr>
        <w:t>as well as</w:t>
      </w:r>
      <w:r w:rsidR="00794BC8" w:rsidRPr="003C1719">
        <w:rPr>
          <w:rFonts w:cs="MinionPro-Regular"/>
          <w:color w:val="000000"/>
          <w:sz w:val="24"/>
          <w:szCs w:val="24"/>
        </w:rPr>
        <w:t xml:space="preserve"> </w:t>
      </w:r>
      <w:r w:rsidRPr="003C1719">
        <w:rPr>
          <w:rFonts w:cs="MinionPro-Regular"/>
          <w:color w:val="000000"/>
          <w:sz w:val="24"/>
          <w:szCs w:val="24"/>
        </w:rPr>
        <w:t>rebuilding plans for depleted</w:t>
      </w:r>
      <w:r w:rsidR="00954936">
        <w:rPr>
          <w:rFonts w:cs="MinionPro-Regular"/>
          <w:color w:val="000000"/>
          <w:sz w:val="24"/>
          <w:szCs w:val="24"/>
        </w:rPr>
        <w:t xml:space="preserve"> fish</w:t>
      </w:r>
      <w:r w:rsidRPr="003C1719">
        <w:rPr>
          <w:rFonts w:cs="MinionPro-Regular"/>
          <w:color w:val="000000"/>
          <w:sz w:val="24"/>
          <w:szCs w:val="24"/>
        </w:rPr>
        <w:t xml:space="preserve"> stocks to achieve long-term productivity and sustainability.</w:t>
      </w:r>
      <w:r w:rsidR="00D43700">
        <w:rPr>
          <w:rFonts w:cs="MinionPro-Regular"/>
          <w:color w:val="000000"/>
          <w:sz w:val="24"/>
          <w:szCs w:val="24"/>
        </w:rPr>
        <w:t xml:space="preserve"> </w:t>
      </w:r>
      <w:r w:rsidR="009E4E05">
        <w:rPr>
          <w:rFonts w:cs="MinionPro-Regular"/>
          <w:color w:val="000000"/>
          <w:sz w:val="24"/>
          <w:szCs w:val="24"/>
        </w:rPr>
        <w:t xml:space="preserve">Our partnerships </w:t>
      </w:r>
      <w:r w:rsidR="00F9636B">
        <w:rPr>
          <w:rFonts w:cs="MinionPro-Regular"/>
          <w:color w:val="000000"/>
          <w:sz w:val="24"/>
          <w:szCs w:val="24"/>
        </w:rPr>
        <w:t>with states</w:t>
      </w:r>
      <w:r w:rsidR="00AF1373">
        <w:rPr>
          <w:rFonts w:cs="MinionPro-Regular"/>
          <w:color w:val="000000"/>
          <w:sz w:val="24"/>
          <w:szCs w:val="24"/>
        </w:rPr>
        <w:t xml:space="preserve"> and private interests</w:t>
      </w:r>
      <w:r w:rsidR="009E4E05">
        <w:rPr>
          <w:rFonts w:cs="MinionPro-Regular"/>
          <w:color w:val="000000"/>
          <w:sz w:val="24"/>
          <w:szCs w:val="24"/>
        </w:rPr>
        <w:t xml:space="preserve"> have contributed to improv</w:t>
      </w:r>
      <w:r w:rsidR="00D15440">
        <w:rPr>
          <w:rFonts w:cs="MinionPro-Regular"/>
          <w:color w:val="000000"/>
          <w:sz w:val="24"/>
          <w:szCs w:val="24"/>
        </w:rPr>
        <w:t>ed</w:t>
      </w:r>
      <w:r w:rsidR="009E4E05">
        <w:rPr>
          <w:rFonts w:cs="MinionPro-Regular"/>
          <w:color w:val="000000"/>
          <w:sz w:val="24"/>
          <w:szCs w:val="24"/>
        </w:rPr>
        <w:t xml:space="preserve"> fisheries stock status in both state and </w:t>
      </w:r>
      <w:r w:rsidR="007C5812">
        <w:rPr>
          <w:rFonts w:cs="MinionPro-Regular"/>
          <w:color w:val="000000"/>
          <w:sz w:val="24"/>
          <w:szCs w:val="24"/>
        </w:rPr>
        <w:t>f</w:t>
      </w:r>
      <w:r w:rsidR="009E4E05">
        <w:rPr>
          <w:rFonts w:cs="MinionPro-Regular"/>
          <w:color w:val="000000"/>
          <w:sz w:val="24"/>
          <w:szCs w:val="24"/>
        </w:rPr>
        <w:t>ederal waters.</w:t>
      </w:r>
      <w:r w:rsidR="009E4E05" w:rsidRPr="00FC39DC">
        <w:rPr>
          <w:rFonts w:cs="MinionPro-Regular"/>
          <w:color w:val="000000"/>
          <w:sz w:val="24"/>
          <w:szCs w:val="24"/>
        </w:rPr>
        <w:t xml:space="preserve"> </w:t>
      </w:r>
      <w:r w:rsidR="009E4E05">
        <w:t xml:space="preserve"> </w:t>
      </w:r>
      <w:r w:rsidR="00AD5C42">
        <w:rPr>
          <w:rFonts w:cs="MinionPro-Regular"/>
          <w:color w:val="000000"/>
          <w:sz w:val="24"/>
          <w:szCs w:val="24"/>
        </w:rPr>
        <w:t>At the same time, we have increase</w:t>
      </w:r>
      <w:r w:rsidR="00D15440">
        <w:rPr>
          <w:rFonts w:cs="MinionPro-Regular"/>
          <w:color w:val="000000"/>
          <w:sz w:val="24"/>
          <w:szCs w:val="24"/>
        </w:rPr>
        <w:t>d</w:t>
      </w:r>
      <w:r w:rsidR="00AD5C42">
        <w:rPr>
          <w:rFonts w:cs="MinionPro-Regular"/>
          <w:color w:val="000000"/>
          <w:sz w:val="24"/>
          <w:szCs w:val="24"/>
        </w:rPr>
        <w:t xml:space="preserve"> opportunities </w:t>
      </w:r>
      <w:r w:rsidR="00FB49BB">
        <w:rPr>
          <w:rFonts w:cs="MinionPro-Regular"/>
          <w:color w:val="000000"/>
          <w:sz w:val="24"/>
          <w:szCs w:val="24"/>
        </w:rPr>
        <w:t>to support</w:t>
      </w:r>
      <w:r w:rsidR="00AD5C42">
        <w:rPr>
          <w:rFonts w:cs="MinionPro-Regular"/>
          <w:color w:val="000000"/>
          <w:sz w:val="24"/>
          <w:szCs w:val="24"/>
        </w:rPr>
        <w:t xml:space="preserve"> a </w:t>
      </w:r>
      <w:r w:rsidR="00D15440">
        <w:rPr>
          <w:rFonts w:cs="MinionPro-Regular"/>
          <w:color w:val="000000"/>
          <w:sz w:val="24"/>
          <w:szCs w:val="24"/>
        </w:rPr>
        <w:t xml:space="preserve">growing </w:t>
      </w:r>
      <w:r w:rsidR="00AD5C42">
        <w:rPr>
          <w:rFonts w:cs="MinionPro-Regular"/>
          <w:color w:val="000000"/>
          <w:sz w:val="24"/>
          <w:szCs w:val="24"/>
        </w:rPr>
        <w:t>domestic marine aquaculture industry, which will continue</w:t>
      </w:r>
      <w:r w:rsidR="007C5812">
        <w:rPr>
          <w:rFonts w:cs="MinionPro-Regular"/>
          <w:color w:val="000000"/>
          <w:sz w:val="24"/>
          <w:szCs w:val="24"/>
        </w:rPr>
        <w:t xml:space="preserve"> to</w:t>
      </w:r>
      <w:r w:rsidR="00AD5C42">
        <w:rPr>
          <w:rFonts w:cs="MinionPro-Regular"/>
          <w:color w:val="000000"/>
          <w:sz w:val="24"/>
          <w:szCs w:val="24"/>
        </w:rPr>
        <w:t xml:space="preserve"> provide job opportunities for coastal communities and increase the U.S. supply of sustainable seafood. </w:t>
      </w:r>
    </w:p>
    <w:p w14:paraId="5D1FB34D" w14:textId="77777777" w:rsidR="000C6DA0" w:rsidRDefault="000C6DA0" w:rsidP="00171056">
      <w:pPr>
        <w:spacing w:after="0" w:line="240" w:lineRule="auto"/>
        <w:rPr>
          <w:rFonts w:cs="MinionPro-Regular"/>
          <w:color w:val="000000"/>
          <w:sz w:val="24"/>
          <w:szCs w:val="24"/>
        </w:rPr>
      </w:pPr>
    </w:p>
    <w:p w14:paraId="242E84F7" w14:textId="77777777" w:rsidR="00DE1A41" w:rsidRPr="009E4E05" w:rsidRDefault="00DE1A41" w:rsidP="00171056">
      <w:pPr>
        <w:spacing w:after="0" w:line="240" w:lineRule="auto"/>
      </w:pPr>
      <w:r w:rsidRPr="003C1719">
        <w:rPr>
          <w:rFonts w:cs="MinionPro-Regular"/>
          <w:color w:val="000000"/>
          <w:sz w:val="24"/>
          <w:szCs w:val="24"/>
        </w:rPr>
        <w:t>Building on this progress will require:</w:t>
      </w:r>
    </w:p>
    <w:p w14:paraId="27AFB21A" w14:textId="77777777" w:rsidR="00CD5CDE" w:rsidRPr="003C1719" w:rsidRDefault="00CD5CDE" w:rsidP="00171056">
      <w:pPr>
        <w:autoSpaceDE w:val="0"/>
        <w:autoSpaceDN w:val="0"/>
        <w:adjustRightInd w:val="0"/>
        <w:spacing w:after="0" w:line="240" w:lineRule="auto"/>
        <w:rPr>
          <w:rFonts w:cs="MinionPro-Regular"/>
          <w:color w:val="000000"/>
          <w:sz w:val="24"/>
          <w:szCs w:val="24"/>
        </w:rPr>
      </w:pPr>
    </w:p>
    <w:p w14:paraId="1A505608" w14:textId="39091004" w:rsidR="00F9636B" w:rsidRPr="00F9636B" w:rsidRDefault="00215AF2" w:rsidP="000C6DA0">
      <w:pPr>
        <w:pStyle w:val="ListParagraph"/>
        <w:numPr>
          <w:ilvl w:val="0"/>
          <w:numId w:val="1"/>
        </w:numPr>
        <w:autoSpaceDE w:val="0"/>
        <w:autoSpaceDN w:val="0"/>
        <w:adjustRightInd w:val="0"/>
        <w:spacing w:after="0" w:line="240" w:lineRule="auto"/>
        <w:rPr>
          <w:sz w:val="24"/>
          <w:szCs w:val="24"/>
        </w:rPr>
      </w:pPr>
      <w:r>
        <w:rPr>
          <w:sz w:val="24"/>
          <w:szCs w:val="24"/>
        </w:rPr>
        <w:t>P</w:t>
      </w:r>
      <w:r w:rsidRPr="00F9636B">
        <w:rPr>
          <w:sz w:val="24"/>
          <w:szCs w:val="24"/>
        </w:rPr>
        <w:t xml:space="preserve">roviding </w:t>
      </w:r>
      <w:r w:rsidR="00F9636B" w:rsidRPr="00F9636B">
        <w:rPr>
          <w:sz w:val="24"/>
          <w:szCs w:val="24"/>
        </w:rPr>
        <w:t>the highest</w:t>
      </w:r>
      <w:r w:rsidR="0035761F">
        <w:rPr>
          <w:sz w:val="24"/>
          <w:szCs w:val="24"/>
        </w:rPr>
        <w:t>-</w:t>
      </w:r>
      <w:r w:rsidR="00F9636B" w:rsidRPr="00F9636B">
        <w:rPr>
          <w:sz w:val="24"/>
          <w:szCs w:val="24"/>
        </w:rPr>
        <w:t>quality stock assessments</w:t>
      </w:r>
      <w:ins w:id="174" w:author="Richard Merrick" w:date="2015-06-15T10:41:00Z">
        <w:r w:rsidR="00D70C5F">
          <w:rPr>
            <w:sz w:val="24"/>
            <w:szCs w:val="24"/>
          </w:rPr>
          <w:t>,</w:t>
        </w:r>
      </w:ins>
      <w:r w:rsidR="0035761F">
        <w:rPr>
          <w:sz w:val="24"/>
          <w:szCs w:val="24"/>
        </w:rPr>
        <w:t xml:space="preserve"> and</w:t>
      </w:r>
      <w:r w:rsidR="00F9636B" w:rsidRPr="00F9636B">
        <w:rPr>
          <w:sz w:val="24"/>
          <w:szCs w:val="24"/>
        </w:rPr>
        <w:t xml:space="preserve"> ecological and socioeconomic information required for the federal management of fish and shellfish.</w:t>
      </w:r>
    </w:p>
    <w:p w14:paraId="1701286E" w14:textId="1A6CD2F1" w:rsidR="00F9636B" w:rsidRPr="00F9636B" w:rsidRDefault="00F9636B" w:rsidP="000C6DA0">
      <w:pPr>
        <w:pStyle w:val="ListParagraph"/>
        <w:numPr>
          <w:ilvl w:val="0"/>
          <w:numId w:val="1"/>
        </w:numPr>
        <w:autoSpaceDE w:val="0"/>
        <w:autoSpaceDN w:val="0"/>
        <w:adjustRightInd w:val="0"/>
        <w:spacing w:after="0" w:line="240" w:lineRule="auto"/>
        <w:rPr>
          <w:sz w:val="24"/>
          <w:szCs w:val="24"/>
        </w:rPr>
      </w:pPr>
      <w:r w:rsidRPr="00F9636B">
        <w:rPr>
          <w:sz w:val="24"/>
          <w:szCs w:val="24"/>
        </w:rPr>
        <w:t xml:space="preserve">Implementing ecosystem-based management principles with an integrated approach linking biological, physical, and social science through </w:t>
      </w:r>
      <w:del w:id="175" w:author="Richard Merrick" w:date="2015-06-15T10:41:00Z">
        <w:r w:rsidRPr="00F9636B" w:rsidDel="00D70C5F">
          <w:rPr>
            <w:sz w:val="24"/>
            <w:szCs w:val="24"/>
          </w:rPr>
          <w:delText>Integrated Ecosystem Assessments</w:delText>
        </w:r>
      </w:del>
      <w:ins w:id="176" w:author="Richard Merrick" w:date="2015-06-15T10:41:00Z">
        <w:r w:rsidR="00D70C5F">
          <w:rPr>
            <w:sz w:val="24"/>
            <w:szCs w:val="24"/>
          </w:rPr>
          <w:t>the EBFM Roadmap and the National Climate Science Strategy</w:t>
        </w:r>
      </w:ins>
      <w:r w:rsidRPr="00F9636B">
        <w:rPr>
          <w:sz w:val="24"/>
          <w:szCs w:val="24"/>
        </w:rPr>
        <w:t xml:space="preserve">, </w:t>
      </w:r>
      <w:del w:id="177" w:author="Richard Merrick" w:date="2015-06-15T10:42:00Z">
        <w:r w:rsidRPr="00F9636B" w:rsidDel="00D70C5F">
          <w:rPr>
            <w:sz w:val="24"/>
            <w:szCs w:val="24"/>
          </w:rPr>
          <w:delText>as well as the development of</w:delText>
        </w:r>
      </w:del>
      <w:ins w:id="178" w:author="Richard Merrick" w:date="2015-06-15T10:42:00Z">
        <w:r w:rsidR="00D70C5F">
          <w:rPr>
            <w:sz w:val="24"/>
            <w:szCs w:val="24"/>
          </w:rPr>
          <w:t>and the development of</w:t>
        </w:r>
      </w:ins>
      <w:r w:rsidRPr="00F9636B">
        <w:rPr>
          <w:sz w:val="24"/>
          <w:szCs w:val="24"/>
        </w:rPr>
        <w:t xml:space="preserve"> Next Generation Stock Assessments (NGSAs) for key fish stocks.</w:t>
      </w:r>
    </w:p>
    <w:p w14:paraId="2278CE4B" w14:textId="77777777" w:rsidR="00F9636B" w:rsidRPr="00F9636B" w:rsidRDefault="00F9636B" w:rsidP="000C6DA0">
      <w:pPr>
        <w:pStyle w:val="ListParagraph"/>
        <w:numPr>
          <w:ilvl w:val="0"/>
          <w:numId w:val="1"/>
        </w:numPr>
        <w:autoSpaceDE w:val="0"/>
        <w:autoSpaceDN w:val="0"/>
        <w:adjustRightInd w:val="0"/>
        <w:spacing w:after="0" w:line="240" w:lineRule="auto"/>
        <w:rPr>
          <w:sz w:val="24"/>
          <w:szCs w:val="24"/>
        </w:rPr>
      </w:pPr>
      <w:r w:rsidRPr="00F9636B">
        <w:rPr>
          <w:sz w:val="24"/>
          <w:szCs w:val="24"/>
        </w:rPr>
        <w:t xml:space="preserve">Recognizing the impact of climate change, ocean acidification, and other stressors on fisheries and the communities sustained by </w:t>
      </w:r>
      <w:r w:rsidR="0035761F">
        <w:rPr>
          <w:sz w:val="24"/>
          <w:szCs w:val="24"/>
        </w:rPr>
        <w:t>them</w:t>
      </w:r>
      <w:r w:rsidRPr="00F9636B">
        <w:rPr>
          <w:sz w:val="24"/>
          <w:szCs w:val="24"/>
        </w:rPr>
        <w:t>.</w:t>
      </w:r>
    </w:p>
    <w:p w14:paraId="0F8ECDEB" w14:textId="02D4247B" w:rsidR="00F9636B" w:rsidRPr="00F9636B" w:rsidRDefault="00F9636B" w:rsidP="007D6614">
      <w:pPr>
        <w:pStyle w:val="ListParagraph"/>
        <w:numPr>
          <w:ilvl w:val="0"/>
          <w:numId w:val="1"/>
        </w:numPr>
        <w:autoSpaceDE w:val="0"/>
        <w:autoSpaceDN w:val="0"/>
        <w:adjustRightInd w:val="0"/>
        <w:spacing w:after="0" w:line="240" w:lineRule="auto"/>
        <w:rPr>
          <w:sz w:val="24"/>
          <w:szCs w:val="24"/>
        </w:rPr>
      </w:pPr>
      <w:r w:rsidRPr="00F9636B">
        <w:rPr>
          <w:sz w:val="24"/>
          <w:szCs w:val="24"/>
        </w:rPr>
        <w:t>Working with commercial, recreational, and subsistence fishing interests</w:t>
      </w:r>
      <w:r w:rsidR="00794BC8">
        <w:rPr>
          <w:sz w:val="24"/>
          <w:szCs w:val="24"/>
        </w:rPr>
        <w:t xml:space="preserve"> and with</w:t>
      </w:r>
      <w:r w:rsidRPr="00F9636B">
        <w:rPr>
          <w:sz w:val="24"/>
          <w:szCs w:val="24"/>
        </w:rPr>
        <w:t xml:space="preserve"> non-governmental organizations, states, and tribes to develop more robust, effective, and implementable </w:t>
      </w:r>
      <w:ins w:id="179" w:author="Richard Merrick" w:date="2015-06-15T10:42:00Z">
        <w:r w:rsidR="00D70C5F">
          <w:rPr>
            <w:sz w:val="24"/>
            <w:szCs w:val="24"/>
          </w:rPr>
          <w:t xml:space="preserve">cooperative science and </w:t>
        </w:r>
      </w:ins>
      <w:r w:rsidRPr="00F9636B">
        <w:rPr>
          <w:sz w:val="24"/>
          <w:szCs w:val="24"/>
        </w:rPr>
        <w:t xml:space="preserve">management </w:t>
      </w:r>
      <w:del w:id="180" w:author="Richard Merrick" w:date="2015-06-15T10:42:00Z">
        <w:r w:rsidRPr="00F9636B" w:rsidDel="00D70C5F">
          <w:rPr>
            <w:sz w:val="24"/>
            <w:szCs w:val="24"/>
          </w:rPr>
          <w:delText xml:space="preserve">measures </w:delText>
        </w:r>
      </w:del>
      <w:r w:rsidRPr="00F9636B">
        <w:rPr>
          <w:sz w:val="24"/>
          <w:szCs w:val="24"/>
        </w:rPr>
        <w:t xml:space="preserve">to prevent overfishing while achieving optimum yields from each fishery. </w:t>
      </w:r>
    </w:p>
    <w:p w14:paraId="747E6C76" w14:textId="77777777" w:rsidR="00F9636B" w:rsidRPr="00F9636B" w:rsidRDefault="00F9636B" w:rsidP="000C6DA0">
      <w:pPr>
        <w:pStyle w:val="ListParagraph"/>
        <w:numPr>
          <w:ilvl w:val="0"/>
          <w:numId w:val="1"/>
        </w:numPr>
        <w:autoSpaceDE w:val="0"/>
        <w:autoSpaceDN w:val="0"/>
        <w:adjustRightInd w:val="0"/>
        <w:spacing w:after="0" w:line="240" w:lineRule="auto"/>
        <w:rPr>
          <w:sz w:val="24"/>
          <w:szCs w:val="24"/>
        </w:rPr>
      </w:pPr>
      <w:r w:rsidRPr="00F9636B">
        <w:rPr>
          <w:sz w:val="24"/>
          <w:szCs w:val="24"/>
        </w:rPr>
        <w:t>Increasing the supply, quality, and diversification of domestic seafood through science-based development of U.S. marine aquaculture and a holistic understanding of the interaction between aquaculture and the marine environment.</w:t>
      </w:r>
    </w:p>
    <w:p w14:paraId="3113DEA2" w14:textId="77777777" w:rsidR="00F9636B" w:rsidRPr="00F9636B" w:rsidRDefault="00F9636B" w:rsidP="000C6DA0">
      <w:pPr>
        <w:pStyle w:val="ListParagraph"/>
        <w:numPr>
          <w:ilvl w:val="0"/>
          <w:numId w:val="1"/>
        </w:numPr>
        <w:autoSpaceDE w:val="0"/>
        <w:autoSpaceDN w:val="0"/>
        <w:adjustRightInd w:val="0"/>
        <w:spacing w:after="0" w:line="240" w:lineRule="auto"/>
        <w:rPr>
          <w:sz w:val="24"/>
          <w:szCs w:val="24"/>
        </w:rPr>
      </w:pPr>
      <w:r w:rsidRPr="00F9636B">
        <w:rPr>
          <w:sz w:val="24"/>
          <w:szCs w:val="24"/>
        </w:rPr>
        <w:t>Increasing partnerships with industry and consumer groups to ensure properly labeled seafood through inspection, enforcement, and international cooperation.</w:t>
      </w:r>
    </w:p>
    <w:p w14:paraId="6250B8C1" w14:textId="77777777" w:rsidR="00F9636B" w:rsidRPr="00F9636B" w:rsidRDefault="00F9636B" w:rsidP="000C6DA0">
      <w:pPr>
        <w:pStyle w:val="ListParagraph"/>
        <w:numPr>
          <w:ilvl w:val="0"/>
          <w:numId w:val="1"/>
        </w:numPr>
        <w:autoSpaceDE w:val="0"/>
        <w:autoSpaceDN w:val="0"/>
        <w:adjustRightInd w:val="0"/>
        <w:spacing w:after="0" w:line="240" w:lineRule="auto"/>
        <w:rPr>
          <w:sz w:val="24"/>
          <w:szCs w:val="24"/>
        </w:rPr>
      </w:pPr>
      <w:r w:rsidRPr="00F9636B">
        <w:rPr>
          <w:sz w:val="24"/>
          <w:szCs w:val="24"/>
        </w:rPr>
        <w:lastRenderedPageBreak/>
        <w:t>Increasing the focus on regulatory simplification, efficiency, enforceability, and compliance. This includes helping fishermen, the aquaculture industry, and coastal communities benefit from rebuilt stocks and sustainable fisheries (e.g., easier and more efficient access to allowable harvests and aquaculture permits</w:t>
      </w:r>
      <w:r w:rsidR="006257CD">
        <w:rPr>
          <w:sz w:val="24"/>
          <w:szCs w:val="24"/>
        </w:rPr>
        <w:t>,</w:t>
      </w:r>
      <w:r w:rsidRPr="00F9636B">
        <w:rPr>
          <w:sz w:val="24"/>
          <w:szCs w:val="24"/>
        </w:rPr>
        <w:t xml:space="preserve"> and improving their capacity to succeed in a changing regulatory environment).</w:t>
      </w:r>
    </w:p>
    <w:p w14:paraId="4DCC9E07" w14:textId="2B830773" w:rsidR="00F9636B" w:rsidRPr="00F9636B" w:rsidRDefault="00F9636B" w:rsidP="000C6DA0">
      <w:pPr>
        <w:pStyle w:val="ListParagraph"/>
        <w:numPr>
          <w:ilvl w:val="0"/>
          <w:numId w:val="1"/>
        </w:numPr>
        <w:autoSpaceDE w:val="0"/>
        <w:autoSpaceDN w:val="0"/>
        <w:adjustRightInd w:val="0"/>
        <w:spacing w:after="0" w:line="240" w:lineRule="auto"/>
        <w:rPr>
          <w:sz w:val="24"/>
          <w:szCs w:val="24"/>
        </w:rPr>
      </w:pPr>
      <w:r w:rsidRPr="00F9636B">
        <w:rPr>
          <w:sz w:val="24"/>
          <w:szCs w:val="24"/>
        </w:rPr>
        <w:t xml:space="preserve">Modernizing the agency’s trade monitoring programs to support implementation of the Safe Ports Act and </w:t>
      </w:r>
      <w:r w:rsidR="007D6614">
        <w:rPr>
          <w:sz w:val="24"/>
          <w:szCs w:val="24"/>
        </w:rPr>
        <w:t xml:space="preserve">supporting the </w:t>
      </w:r>
      <w:r w:rsidRPr="00F9636B">
        <w:rPr>
          <w:sz w:val="24"/>
          <w:szCs w:val="24"/>
        </w:rPr>
        <w:t xml:space="preserve">use of </w:t>
      </w:r>
      <w:r w:rsidR="007D6614">
        <w:rPr>
          <w:sz w:val="24"/>
          <w:szCs w:val="24"/>
        </w:rPr>
        <w:t xml:space="preserve">tools and approaches, such as </w:t>
      </w:r>
      <w:r w:rsidRPr="00F9636B">
        <w:rPr>
          <w:sz w:val="24"/>
          <w:szCs w:val="24"/>
        </w:rPr>
        <w:t>trade</w:t>
      </w:r>
      <w:r w:rsidR="007D6614">
        <w:rPr>
          <w:sz w:val="24"/>
          <w:szCs w:val="24"/>
        </w:rPr>
        <w:t>-related and port state</w:t>
      </w:r>
      <w:r w:rsidRPr="00F9636B">
        <w:rPr>
          <w:sz w:val="24"/>
          <w:szCs w:val="24"/>
        </w:rPr>
        <w:t xml:space="preserve"> measures by international regional fisheries management organizations to achieve conservation objectives.</w:t>
      </w:r>
    </w:p>
    <w:p w14:paraId="3DD74B2F" w14:textId="77777777" w:rsidR="00F9636B" w:rsidRDefault="00F9636B" w:rsidP="000C6DA0">
      <w:pPr>
        <w:pStyle w:val="ListParagraph"/>
        <w:numPr>
          <w:ilvl w:val="0"/>
          <w:numId w:val="1"/>
        </w:numPr>
        <w:autoSpaceDE w:val="0"/>
        <w:autoSpaceDN w:val="0"/>
        <w:adjustRightInd w:val="0"/>
        <w:spacing w:after="0" w:line="240" w:lineRule="auto"/>
        <w:rPr>
          <w:ins w:id="181" w:author="Richard Merrick" w:date="2015-06-15T11:03:00Z"/>
          <w:sz w:val="24"/>
          <w:szCs w:val="24"/>
        </w:rPr>
      </w:pPr>
      <w:r w:rsidRPr="00F9636B">
        <w:rPr>
          <w:sz w:val="24"/>
          <w:szCs w:val="24"/>
        </w:rPr>
        <w:t xml:space="preserve">Coordinating action to address the increasing rate of loss of coastal habitats needed to support sustainable fisheries. </w:t>
      </w:r>
    </w:p>
    <w:p w14:paraId="61878ED8" w14:textId="77777777" w:rsidR="005235D3" w:rsidRPr="00F9636B" w:rsidRDefault="005235D3">
      <w:pPr>
        <w:pStyle w:val="ListParagraph"/>
        <w:autoSpaceDE w:val="0"/>
        <w:autoSpaceDN w:val="0"/>
        <w:adjustRightInd w:val="0"/>
        <w:spacing w:after="0" w:line="240" w:lineRule="auto"/>
        <w:rPr>
          <w:sz w:val="24"/>
          <w:szCs w:val="24"/>
        </w:rPr>
        <w:pPrChange w:id="182" w:author="Richard Merrick" w:date="2015-06-15T11:03:00Z">
          <w:pPr>
            <w:pStyle w:val="ListParagraph"/>
            <w:numPr>
              <w:numId w:val="1"/>
            </w:numPr>
            <w:autoSpaceDE w:val="0"/>
            <w:autoSpaceDN w:val="0"/>
            <w:adjustRightInd w:val="0"/>
            <w:spacing w:after="0" w:line="240" w:lineRule="auto"/>
            <w:ind w:hanging="360"/>
          </w:pPr>
        </w:pPrChange>
      </w:pPr>
    </w:p>
    <w:p w14:paraId="21D086A2" w14:textId="03E73D80" w:rsidR="005235D3" w:rsidRPr="00F73DDA" w:rsidRDefault="005235D3">
      <w:pPr>
        <w:autoSpaceDE w:val="0"/>
        <w:autoSpaceDN w:val="0"/>
        <w:adjustRightInd w:val="0"/>
        <w:spacing w:after="120" w:line="240" w:lineRule="auto"/>
        <w:rPr>
          <w:ins w:id="183" w:author="Richard Merrick" w:date="2015-06-15T11:08:00Z"/>
          <w:rFonts w:cs="HelveticaNeueLTStd-BdCn"/>
          <w:b/>
          <w:color w:val="548DD4" w:themeColor="text2" w:themeTint="99"/>
          <w:sz w:val="32"/>
          <w:szCs w:val="32"/>
          <w:rPrChange w:id="184" w:author="Richard Merrick" w:date="2015-06-15T11:11:00Z">
            <w:rPr>
              <w:ins w:id="185" w:author="Richard Merrick" w:date="2015-06-15T11:08:00Z"/>
              <w:sz w:val="24"/>
              <w:szCs w:val="24"/>
            </w:rPr>
          </w:rPrChange>
        </w:rPr>
      </w:pPr>
      <w:ins w:id="186" w:author="Richard Merrick" w:date="2015-06-15T11:04:00Z">
        <w:r w:rsidRPr="005235D3">
          <w:rPr>
            <w:rFonts w:cs="HelveticaNeueLTStd-BdCn"/>
            <w:b/>
            <w:color w:val="548DD4" w:themeColor="text2" w:themeTint="99"/>
            <w:sz w:val="32"/>
            <w:szCs w:val="32"/>
            <w:rPrChange w:id="187" w:author="Richard Merrick" w:date="2015-06-15T11:07:00Z">
              <w:rPr>
                <w:rFonts w:cs="HelveticaNeueLTStd-BdCn"/>
                <w:color w:val="00B0F0"/>
                <w:sz w:val="32"/>
                <w:szCs w:val="32"/>
              </w:rPr>
            </w:rPrChange>
          </w:rPr>
          <w:t>Maintaining the Right Science Portfolio for NOAA Fisheries</w:t>
        </w:r>
      </w:ins>
    </w:p>
    <w:p w14:paraId="747D9C4D" w14:textId="2EEF2D32" w:rsidR="005235D3" w:rsidRDefault="005235D3">
      <w:pPr>
        <w:spacing w:after="0" w:line="240" w:lineRule="auto"/>
        <w:rPr>
          <w:ins w:id="188" w:author="Richard Merrick" w:date="2015-06-15T11:11:00Z"/>
          <w:rFonts w:cs="MinionPro-Regular"/>
          <w:color w:val="000000"/>
          <w:sz w:val="24"/>
          <w:szCs w:val="24"/>
        </w:rPr>
        <w:pPrChange w:id="189" w:author="Richard Merrick" w:date="2015-06-15T11:11:00Z">
          <w:pPr>
            <w:autoSpaceDE w:val="0"/>
            <w:autoSpaceDN w:val="0"/>
            <w:adjustRightInd w:val="0"/>
            <w:spacing w:after="120" w:line="240" w:lineRule="auto"/>
          </w:pPr>
        </w:pPrChange>
      </w:pPr>
      <w:ins w:id="190" w:author="Richard Merrick" w:date="2015-06-15T11:08:00Z">
        <w:r w:rsidRPr="00F73DDA">
          <w:rPr>
            <w:rFonts w:cs="MinionPro-Regular"/>
            <w:color w:val="000000"/>
            <w:sz w:val="24"/>
            <w:szCs w:val="24"/>
            <w:rPrChange w:id="191" w:author="Richard Merrick" w:date="2015-06-15T11:11:00Z">
              <w:rPr>
                <w:rFonts w:cs="HelveticaNeueLTStd-BdCn"/>
                <w:color w:val="00B0F0"/>
                <w:sz w:val="32"/>
                <w:szCs w:val="32"/>
              </w:rPr>
            </w:rPrChange>
          </w:rPr>
          <w:t xml:space="preserve">For NOAA Fisheries </w:t>
        </w:r>
        <w:r w:rsidR="00F73DDA" w:rsidRPr="00F73DDA">
          <w:rPr>
            <w:rFonts w:cs="MinionPro-Regular"/>
            <w:color w:val="000000"/>
            <w:sz w:val="24"/>
            <w:szCs w:val="24"/>
            <w:rPrChange w:id="192" w:author="Richard Merrick" w:date="2015-06-15T11:11:00Z">
              <w:rPr>
                <w:sz w:val="24"/>
                <w:szCs w:val="24"/>
              </w:rPr>
            </w:rPrChange>
          </w:rPr>
          <w:t>to meet its</w:t>
        </w:r>
        <w:r w:rsidRPr="00F73DDA">
          <w:rPr>
            <w:rFonts w:cs="MinionPro-Regular"/>
            <w:color w:val="000000"/>
            <w:sz w:val="24"/>
            <w:szCs w:val="24"/>
            <w:rPrChange w:id="193" w:author="Richard Merrick" w:date="2015-06-15T11:11:00Z">
              <w:rPr>
                <w:sz w:val="24"/>
                <w:szCs w:val="24"/>
              </w:rPr>
            </w:rPrChange>
          </w:rPr>
          <w:t xml:space="preserve"> stewardship goals, it </w:t>
        </w:r>
      </w:ins>
      <w:ins w:id="194" w:author="Richard Merrick" w:date="2015-06-15T11:11:00Z">
        <w:r w:rsidR="00F73DDA" w:rsidRPr="00F73DDA">
          <w:rPr>
            <w:rFonts w:cs="MinionPro-Regular"/>
            <w:color w:val="000000"/>
            <w:sz w:val="24"/>
            <w:szCs w:val="24"/>
            <w:rPrChange w:id="195" w:author="Richard Merrick" w:date="2015-06-15T11:11:00Z">
              <w:rPr>
                <w:sz w:val="24"/>
                <w:szCs w:val="24"/>
              </w:rPr>
            </w:rPrChange>
          </w:rPr>
          <w:t>must</w:t>
        </w:r>
      </w:ins>
      <w:ins w:id="196" w:author="Richard Merrick" w:date="2015-06-15T11:08:00Z">
        <w:r w:rsidRPr="00F73DDA">
          <w:rPr>
            <w:rFonts w:cs="MinionPro-Regular"/>
            <w:color w:val="000000"/>
            <w:sz w:val="24"/>
            <w:szCs w:val="24"/>
            <w:rPrChange w:id="197" w:author="Richard Merrick" w:date="2015-06-15T11:11:00Z">
              <w:rPr>
                <w:sz w:val="24"/>
                <w:szCs w:val="24"/>
              </w:rPr>
            </w:rPrChange>
          </w:rPr>
          <w:t xml:space="preserve"> have high quality science delivered in a timely fashion that meets the needs of its managers and stakeho</w:t>
        </w:r>
      </w:ins>
      <w:ins w:id="198" w:author="Richard Merrick" w:date="2015-06-15T11:09:00Z">
        <w:r w:rsidRPr="00F73DDA">
          <w:rPr>
            <w:rFonts w:cs="MinionPro-Regular"/>
            <w:color w:val="000000"/>
            <w:sz w:val="24"/>
            <w:szCs w:val="24"/>
            <w:rPrChange w:id="199" w:author="Richard Merrick" w:date="2015-06-15T11:11:00Z">
              <w:rPr>
                <w:sz w:val="24"/>
                <w:szCs w:val="24"/>
              </w:rPr>
            </w:rPrChange>
          </w:rPr>
          <w:t>l</w:t>
        </w:r>
      </w:ins>
      <w:ins w:id="200" w:author="Richard Merrick" w:date="2015-06-15T11:08:00Z">
        <w:r w:rsidRPr="00F73DDA">
          <w:rPr>
            <w:rFonts w:cs="MinionPro-Regular"/>
            <w:color w:val="000000"/>
            <w:sz w:val="24"/>
            <w:szCs w:val="24"/>
            <w:rPrChange w:id="201" w:author="Richard Merrick" w:date="2015-06-15T11:11:00Z">
              <w:rPr>
                <w:sz w:val="24"/>
                <w:szCs w:val="24"/>
              </w:rPr>
            </w:rPrChange>
          </w:rPr>
          <w:t>ders.</w:t>
        </w:r>
      </w:ins>
      <w:ins w:id="202" w:author="Richard Merrick" w:date="2015-06-15T11:09:00Z">
        <w:r w:rsidRPr="00F73DDA">
          <w:rPr>
            <w:rFonts w:cs="MinionPro-Regular"/>
            <w:color w:val="000000"/>
            <w:sz w:val="24"/>
            <w:szCs w:val="24"/>
            <w:rPrChange w:id="203" w:author="Richard Merrick" w:date="2015-06-15T11:11:00Z">
              <w:rPr>
                <w:sz w:val="24"/>
                <w:szCs w:val="24"/>
              </w:rPr>
            </w:rPrChange>
          </w:rPr>
          <w:t xml:space="preserve">  The Science Center</w:t>
        </w:r>
      </w:ins>
      <w:ins w:id="204" w:author="Richard Merrick" w:date="2015-06-15T11:12:00Z">
        <w:r w:rsidR="00F73DDA">
          <w:rPr>
            <w:rFonts w:cs="MinionPro-Regular"/>
            <w:color w:val="000000"/>
            <w:sz w:val="24"/>
            <w:szCs w:val="24"/>
          </w:rPr>
          <w:t>s’</w:t>
        </w:r>
      </w:ins>
      <w:ins w:id="205" w:author="Richard Merrick" w:date="2015-06-15T11:09:00Z">
        <w:r w:rsidRPr="00F73DDA">
          <w:rPr>
            <w:rFonts w:cs="MinionPro-Regular"/>
            <w:color w:val="000000"/>
            <w:sz w:val="24"/>
            <w:szCs w:val="24"/>
            <w:rPrChange w:id="206" w:author="Richard Merrick" w:date="2015-06-15T11:11:00Z">
              <w:rPr>
                <w:sz w:val="24"/>
                <w:szCs w:val="24"/>
              </w:rPr>
            </w:rPrChange>
          </w:rPr>
          <w:t xml:space="preserve"> Strategic Planning process</w:t>
        </w:r>
      </w:ins>
      <w:ins w:id="207" w:author="Richard Merrick" w:date="2015-06-15T11:12:00Z">
        <w:r w:rsidR="00F73DDA">
          <w:rPr>
            <w:rFonts w:cs="MinionPro-Regular"/>
            <w:color w:val="000000"/>
            <w:sz w:val="24"/>
            <w:szCs w:val="24"/>
          </w:rPr>
          <w:t>es</w:t>
        </w:r>
      </w:ins>
      <w:ins w:id="208" w:author="Richard Merrick" w:date="2015-06-15T11:09:00Z">
        <w:r w:rsidRPr="00F73DDA">
          <w:rPr>
            <w:rFonts w:cs="MinionPro-Regular"/>
            <w:color w:val="000000"/>
            <w:sz w:val="24"/>
            <w:szCs w:val="24"/>
            <w:rPrChange w:id="209" w:author="Richard Merrick" w:date="2015-06-15T11:11:00Z">
              <w:rPr>
                <w:sz w:val="24"/>
                <w:szCs w:val="24"/>
              </w:rPr>
            </w:rPrChange>
          </w:rPr>
          <w:t xml:space="preserve"> and annual Science Program Reviews</w:t>
        </w:r>
      </w:ins>
      <w:ins w:id="210" w:author="Richard Merrick" w:date="2015-06-15T11:10:00Z">
        <w:r w:rsidRPr="00F73DDA">
          <w:rPr>
            <w:rFonts w:cs="MinionPro-Regular"/>
            <w:color w:val="000000"/>
            <w:sz w:val="24"/>
            <w:szCs w:val="24"/>
            <w:rPrChange w:id="211" w:author="Richard Merrick" w:date="2015-06-15T11:11:00Z">
              <w:rPr>
                <w:sz w:val="24"/>
                <w:szCs w:val="24"/>
              </w:rPr>
            </w:rPrChange>
          </w:rPr>
          <w:t xml:space="preserve"> are an important component of the process to support these </w:t>
        </w:r>
        <w:r w:rsidR="00F73DDA" w:rsidRPr="00F73DDA">
          <w:rPr>
            <w:rFonts w:cs="MinionPro-Regular"/>
            <w:color w:val="000000"/>
            <w:sz w:val="24"/>
            <w:szCs w:val="24"/>
            <w:rPrChange w:id="212" w:author="Richard Merrick" w:date="2015-06-15T11:11:00Z">
              <w:rPr>
                <w:sz w:val="24"/>
                <w:szCs w:val="24"/>
              </w:rPr>
            </w:rPrChange>
          </w:rPr>
          <w:t xml:space="preserve">needs.  </w:t>
        </w:r>
      </w:ins>
      <w:ins w:id="213" w:author="Richard Merrick" w:date="2015-06-15T11:12:00Z">
        <w:r w:rsidR="00F73DDA">
          <w:rPr>
            <w:rFonts w:cs="MinionPro-Regular"/>
            <w:color w:val="000000"/>
            <w:sz w:val="24"/>
            <w:szCs w:val="24"/>
          </w:rPr>
          <w:t>Through these discussions and reviews seven different scientific foci have emerged:</w:t>
        </w:r>
      </w:ins>
    </w:p>
    <w:p w14:paraId="7B71C29D" w14:textId="77777777" w:rsidR="00F73DDA" w:rsidRPr="00F73DDA" w:rsidRDefault="00F73DDA">
      <w:pPr>
        <w:spacing w:after="0" w:line="240" w:lineRule="auto"/>
        <w:rPr>
          <w:ins w:id="214" w:author="Richard Merrick" w:date="2015-06-15T11:03:00Z"/>
          <w:rFonts w:cs="MinionPro-Regular"/>
          <w:color w:val="000000"/>
          <w:sz w:val="24"/>
          <w:szCs w:val="24"/>
          <w:rPrChange w:id="215" w:author="Richard Merrick" w:date="2015-06-15T11:11:00Z">
            <w:rPr>
              <w:ins w:id="216" w:author="Richard Merrick" w:date="2015-06-15T11:03:00Z"/>
              <w:rFonts w:cs="HelveticaNeueLTStd-BdCn"/>
              <w:color w:val="00B0F0"/>
              <w:sz w:val="32"/>
              <w:szCs w:val="32"/>
            </w:rPr>
          </w:rPrChange>
        </w:rPr>
        <w:pPrChange w:id="217" w:author="Richard Merrick" w:date="2015-06-15T11:11:00Z">
          <w:pPr>
            <w:autoSpaceDE w:val="0"/>
            <w:autoSpaceDN w:val="0"/>
            <w:adjustRightInd w:val="0"/>
            <w:spacing w:after="120" w:line="240" w:lineRule="auto"/>
          </w:pPr>
        </w:pPrChange>
      </w:pPr>
    </w:p>
    <w:p w14:paraId="174652FE" w14:textId="77777777" w:rsidR="005235D3" w:rsidRPr="00CE755E" w:rsidRDefault="005235D3">
      <w:pPr>
        <w:pStyle w:val="ListParagraph"/>
        <w:numPr>
          <w:ilvl w:val="0"/>
          <w:numId w:val="1"/>
        </w:numPr>
        <w:autoSpaceDE w:val="0"/>
        <w:autoSpaceDN w:val="0"/>
        <w:adjustRightInd w:val="0"/>
        <w:spacing w:after="0" w:line="240" w:lineRule="auto"/>
        <w:rPr>
          <w:ins w:id="218" w:author="Richard Merrick" w:date="2015-06-15T11:03:00Z"/>
          <w:sz w:val="24"/>
          <w:szCs w:val="24"/>
        </w:rPr>
        <w:pPrChange w:id="219" w:author="Richard Merrick" w:date="2015-06-15T11:11:00Z">
          <w:pPr>
            <w:pStyle w:val="ListParagraph"/>
            <w:numPr>
              <w:numId w:val="31"/>
            </w:numPr>
            <w:ind w:hanging="360"/>
          </w:pPr>
        </w:pPrChange>
      </w:pPr>
      <w:ins w:id="220" w:author="Richard Merrick" w:date="2015-06-15T11:03:00Z">
        <w:r>
          <w:rPr>
            <w:sz w:val="24"/>
            <w:szCs w:val="24"/>
          </w:rPr>
          <w:t>Aquaculture -</w:t>
        </w:r>
        <w:r w:rsidRPr="00B2021A">
          <w:rPr>
            <w:sz w:val="24"/>
            <w:szCs w:val="24"/>
          </w:rPr>
          <w:t>Support development of sustainable domestic marine aquaculture through development of science-based management tools (e.g., genetic and ecosystem models), and aquaculture technology development and transfer to industry</w:t>
        </w:r>
        <w:r>
          <w:rPr>
            <w:sz w:val="24"/>
            <w:szCs w:val="24"/>
          </w:rPr>
          <w:t>.</w:t>
        </w:r>
      </w:ins>
    </w:p>
    <w:p w14:paraId="7FEAAA4B" w14:textId="77777777" w:rsidR="005235D3" w:rsidRPr="00B2021A" w:rsidRDefault="005235D3">
      <w:pPr>
        <w:pStyle w:val="ListParagraph"/>
        <w:numPr>
          <w:ilvl w:val="0"/>
          <w:numId w:val="1"/>
        </w:numPr>
        <w:autoSpaceDE w:val="0"/>
        <w:autoSpaceDN w:val="0"/>
        <w:adjustRightInd w:val="0"/>
        <w:spacing w:after="0" w:line="240" w:lineRule="auto"/>
        <w:rPr>
          <w:ins w:id="221" w:author="Richard Merrick" w:date="2015-06-15T11:03:00Z"/>
          <w:sz w:val="24"/>
          <w:szCs w:val="24"/>
        </w:rPr>
        <w:pPrChange w:id="222" w:author="Richard Merrick" w:date="2015-06-15T11:11:00Z">
          <w:pPr>
            <w:pStyle w:val="ListParagraph"/>
            <w:numPr>
              <w:numId w:val="31"/>
            </w:numPr>
            <w:ind w:hanging="360"/>
          </w:pPr>
        </w:pPrChange>
      </w:pPr>
      <w:ins w:id="223" w:author="Richard Merrick" w:date="2015-06-15T11:03:00Z">
        <w:r>
          <w:rPr>
            <w:sz w:val="24"/>
            <w:szCs w:val="24"/>
          </w:rPr>
          <w:t>Arctic - Understand what the impacts</w:t>
        </w:r>
        <w:r w:rsidRPr="00802213">
          <w:rPr>
            <w:sz w:val="24"/>
            <w:szCs w:val="24"/>
          </w:rPr>
          <w:t xml:space="preserve"> of a</w:t>
        </w:r>
        <w:r>
          <w:rPr>
            <w:sz w:val="24"/>
            <w:szCs w:val="24"/>
          </w:rPr>
          <w:t xml:space="preserve"> loss of sea ice on will have on Arctic living marine resources and their ecosystems</w:t>
        </w:r>
        <w:r w:rsidRPr="00802213">
          <w:rPr>
            <w:sz w:val="24"/>
            <w:szCs w:val="24"/>
          </w:rPr>
          <w:t>.</w:t>
        </w:r>
      </w:ins>
    </w:p>
    <w:p w14:paraId="6893FF26" w14:textId="32DF74F4" w:rsidR="005235D3" w:rsidRPr="00C63C82" w:rsidRDefault="005235D3">
      <w:pPr>
        <w:pStyle w:val="ListParagraph"/>
        <w:numPr>
          <w:ilvl w:val="0"/>
          <w:numId w:val="1"/>
        </w:numPr>
        <w:autoSpaceDE w:val="0"/>
        <w:autoSpaceDN w:val="0"/>
        <w:adjustRightInd w:val="0"/>
        <w:spacing w:after="0" w:line="240" w:lineRule="auto"/>
        <w:rPr>
          <w:ins w:id="224" w:author="Richard Merrick" w:date="2015-06-15T11:03:00Z"/>
          <w:sz w:val="24"/>
          <w:szCs w:val="24"/>
        </w:rPr>
        <w:pPrChange w:id="225" w:author="Richard Merrick" w:date="2015-06-15T11:11:00Z">
          <w:pPr>
            <w:pStyle w:val="ListParagraph"/>
            <w:numPr>
              <w:numId w:val="31"/>
            </w:numPr>
            <w:ind w:hanging="360"/>
          </w:pPr>
        </w:pPrChange>
      </w:pPr>
      <w:ins w:id="226" w:author="Richard Merrick" w:date="2015-06-15T11:03:00Z">
        <w:r>
          <w:rPr>
            <w:sz w:val="24"/>
            <w:szCs w:val="24"/>
          </w:rPr>
          <w:t xml:space="preserve">Climate – Develop and improve the science and tools available to provide advice to NOAA managers adapting their management of commercial/recreational fish stocks and protected resources to climate change under the NMFS </w:t>
        </w:r>
      </w:ins>
      <w:ins w:id="227" w:author="Richard Merrick" w:date="2015-06-15T11:10:00Z">
        <w:r w:rsidR="00F73DDA">
          <w:rPr>
            <w:sz w:val="24"/>
            <w:szCs w:val="24"/>
          </w:rPr>
          <w:t xml:space="preserve">National </w:t>
        </w:r>
      </w:ins>
      <w:ins w:id="228" w:author="Richard Merrick" w:date="2015-06-15T11:03:00Z">
        <w:r>
          <w:rPr>
            <w:sz w:val="24"/>
            <w:szCs w:val="24"/>
          </w:rPr>
          <w:t>Climate Science Strategy.</w:t>
        </w:r>
      </w:ins>
    </w:p>
    <w:p w14:paraId="10B0310B" w14:textId="4538B523" w:rsidR="005235D3" w:rsidRDefault="005235D3">
      <w:pPr>
        <w:pStyle w:val="ListParagraph"/>
        <w:numPr>
          <w:ilvl w:val="0"/>
          <w:numId w:val="1"/>
        </w:numPr>
        <w:autoSpaceDE w:val="0"/>
        <w:autoSpaceDN w:val="0"/>
        <w:adjustRightInd w:val="0"/>
        <w:spacing w:after="0" w:line="240" w:lineRule="auto"/>
        <w:rPr>
          <w:ins w:id="229" w:author="Richard Merrick" w:date="2015-06-15T11:03:00Z"/>
          <w:sz w:val="24"/>
          <w:szCs w:val="24"/>
        </w:rPr>
        <w:pPrChange w:id="230" w:author="Richard Merrick" w:date="2015-06-15T11:11:00Z">
          <w:pPr>
            <w:pStyle w:val="ListParagraph"/>
            <w:numPr>
              <w:numId w:val="31"/>
            </w:numPr>
            <w:ind w:hanging="360"/>
          </w:pPr>
        </w:pPrChange>
      </w:pPr>
      <w:ins w:id="231" w:author="Richard Merrick" w:date="2015-06-15T11:03:00Z">
        <w:r>
          <w:rPr>
            <w:sz w:val="24"/>
            <w:szCs w:val="24"/>
          </w:rPr>
          <w:t>Ecosystems – Develop the science and tools in modeling and forecasting to support the Ecos</w:t>
        </w:r>
        <w:r w:rsidR="00F73DDA">
          <w:rPr>
            <w:sz w:val="24"/>
            <w:szCs w:val="24"/>
          </w:rPr>
          <w:t>ystem Based Fishery Management R</w:t>
        </w:r>
        <w:r>
          <w:rPr>
            <w:sz w:val="24"/>
            <w:szCs w:val="24"/>
          </w:rPr>
          <w:t>oadmap.</w:t>
        </w:r>
      </w:ins>
    </w:p>
    <w:p w14:paraId="52563D79" w14:textId="77777777" w:rsidR="005235D3" w:rsidRDefault="005235D3">
      <w:pPr>
        <w:pStyle w:val="ListParagraph"/>
        <w:numPr>
          <w:ilvl w:val="0"/>
          <w:numId w:val="1"/>
        </w:numPr>
        <w:autoSpaceDE w:val="0"/>
        <w:autoSpaceDN w:val="0"/>
        <w:adjustRightInd w:val="0"/>
        <w:spacing w:after="0" w:line="240" w:lineRule="auto"/>
        <w:rPr>
          <w:ins w:id="232" w:author="Richard Merrick" w:date="2015-06-15T11:03:00Z"/>
          <w:sz w:val="24"/>
          <w:szCs w:val="24"/>
        </w:rPr>
        <w:pPrChange w:id="233" w:author="Richard Merrick" w:date="2015-06-15T11:11:00Z">
          <w:pPr>
            <w:pStyle w:val="ListParagraph"/>
            <w:numPr>
              <w:numId w:val="31"/>
            </w:numPr>
            <w:ind w:hanging="360"/>
          </w:pPr>
        </w:pPrChange>
      </w:pPr>
      <w:ins w:id="234" w:author="Richard Merrick" w:date="2015-06-15T11:03:00Z">
        <w:r>
          <w:rPr>
            <w:sz w:val="24"/>
            <w:szCs w:val="24"/>
          </w:rPr>
          <w:t>Observing and Monitoring - Develop innovative advanced sampling technologies to improve living marine resource surveys and to provide alternatives to existing ship or aircraft based surveys.</w:t>
        </w:r>
      </w:ins>
    </w:p>
    <w:p w14:paraId="518139ED" w14:textId="77777777" w:rsidR="005235D3" w:rsidRPr="00CE755E" w:rsidRDefault="005235D3">
      <w:pPr>
        <w:pStyle w:val="ListParagraph"/>
        <w:numPr>
          <w:ilvl w:val="0"/>
          <w:numId w:val="1"/>
        </w:numPr>
        <w:autoSpaceDE w:val="0"/>
        <w:autoSpaceDN w:val="0"/>
        <w:adjustRightInd w:val="0"/>
        <w:spacing w:after="0" w:line="240" w:lineRule="auto"/>
        <w:rPr>
          <w:ins w:id="235" w:author="Richard Merrick" w:date="2015-06-15T11:03:00Z"/>
          <w:sz w:val="24"/>
          <w:szCs w:val="24"/>
        </w:rPr>
        <w:pPrChange w:id="236" w:author="Richard Merrick" w:date="2015-06-15T11:11:00Z">
          <w:pPr>
            <w:pStyle w:val="ListParagraph"/>
            <w:numPr>
              <w:numId w:val="31"/>
            </w:numPr>
            <w:ind w:hanging="360"/>
          </w:pPr>
        </w:pPrChange>
      </w:pPr>
      <w:ins w:id="237" w:author="Richard Merrick" w:date="2015-06-15T11:03:00Z">
        <w:r>
          <w:rPr>
            <w:sz w:val="24"/>
            <w:szCs w:val="24"/>
          </w:rPr>
          <w:t>Resilient Communities - Conduct the social science and economic research necessary to understand how coastal communities can become resilient to climate change impacts on living marine resources.</w:t>
        </w:r>
      </w:ins>
    </w:p>
    <w:p w14:paraId="6598134F" w14:textId="77777777" w:rsidR="005235D3" w:rsidRDefault="005235D3">
      <w:pPr>
        <w:pStyle w:val="ListParagraph"/>
        <w:numPr>
          <w:ilvl w:val="0"/>
          <w:numId w:val="1"/>
        </w:numPr>
        <w:autoSpaceDE w:val="0"/>
        <w:autoSpaceDN w:val="0"/>
        <w:adjustRightInd w:val="0"/>
        <w:spacing w:after="0" w:line="240" w:lineRule="auto"/>
        <w:rPr>
          <w:ins w:id="238" w:author="Richard Merrick" w:date="2015-06-15T11:13:00Z"/>
          <w:sz w:val="24"/>
          <w:szCs w:val="24"/>
        </w:rPr>
        <w:pPrChange w:id="239" w:author="Richard Merrick" w:date="2015-06-15T11:11:00Z">
          <w:pPr>
            <w:pStyle w:val="ListParagraph"/>
            <w:numPr>
              <w:numId w:val="31"/>
            </w:numPr>
            <w:ind w:hanging="360"/>
          </w:pPr>
        </w:pPrChange>
      </w:pPr>
      <w:ins w:id="240" w:author="Richard Merrick" w:date="2015-06-15T11:03:00Z">
        <w:r>
          <w:rPr>
            <w:sz w:val="24"/>
            <w:szCs w:val="24"/>
          </w:rPr>
          <w:t>Stock Assessments – Develop the methodological improvements to implement Next Generation Stock Assessments.</w:t>
        </w:r>
      </w:ins>
    </w:p>
    <w:p w14:paraId="1A5F6659" w14:textId="77777777" w:rsidR="00F73DDA" w:rsidRDefault="00F73DDA">
      <w:pPr>
        <w:autoSpaceDE w:val="0"/>
        <w:autoSpaceDN w:val="0"/>
        <w:adjustRightInd w:val="0"/>
        <w:spacing w:after="0" w:line="240" w:lineRule="auto"/>
        <w:rPr>
          <w:ins w:id="241" w:author="Richard Merrick" w:date="2015-06-15T11:13:00Z"/>
          <w:sz w:val="24"/>
          <w:szCs w:val="24"/>
        </w:rPr>
        <w:pPrChange w:id="242" w:author="Richard Merrick" w:date="2015-06-15T11:13:00Z">
          <w:pPr>
            <w:pStyle w:val="ListParagraph"/>
            <w:numPr>
              <w:numId w:val="31"/>
            </w:numPr>
            <w:ind w:hanging="360"/>
          </w:pPr>
        </w:pPrChange>
      </w:pPr>
    </w:p>
    <w:p w14:paraId="45E50642" w14:textId="37BA73FA" w:rsidR="00F73DDA" w:rsidRPr="00F73DDA" w:rsidRDefault="00F73DDA">
      <w:pPr>
        <w:autoSpaceDE w:val="0"/>
        <w:autoSpaceDN w:val="0"/>
        <w:adjustRightInd w:val="0"/>
        <w:spacing w:after="0" w:line="240" w:lineRule="auto"/>
        <w:rPr>
          <w:ins w:id="243" w:author="Richard Merrick" w:date="2015-06-15T11:03:00Z"/>
          <w:sz w:val="24"/>
          <w:szCs w:val="24"/>
          <w:rPrChange w:id="244" w:author="Richard Merrick" w:date="2015-06-15T11:13:00Z">
            <w:rPr>
              <w:ins w:id="245" w:author="Richard Merrick" w:date="2015-06-15T11:03:00Z"/>
            </w:rPr>
          </w:rPrChange>
        </w:rPr>
        <w:pPrChange w:id="246" w:author="Richard Merrick" w:date="2015-06-15T11:13:00Z">
          <w:pPr>
            <w:pStyle w:val="ListParagraph"/>
            <w:numPr>
              <w:numId w:val="31"/>
            </w:numPr>
            <w:ind w:hanging="360"/>
          </w:pPr>
        </w:pPrChange>
      </w:pPr>
      <w:ins w:id="247" w:author="Richard Merrick" w:date="2015-06-15T11:13:00Z">
        <w:r>
          <w:rPr>
            <w:sz w:val="24"/>
            <w:szCs w:val="24"/>
          </w:rPr>
          <w:t>There is also the need to continue to expand engagement with our partners and stakeholders both regionally (e.g., Fishery Management Councils, MMPA Scientific Review Groups) and nationally (e.g., Congress).</w:t>
        </w:r>
      </w:ins>
    </w:p>
    <w:p w14:paraId="6EA2403E" w14:textId="77777777" w:rsidR="005235D3" w:rsidRPr="005235D3" w:rsidRDefault="005235D3" w:rsidP="00634630">
      <w:pPr>
        <w:autoSpaceDE w:val="0"/>
        <w:autoSpaceDN w:val="0"/>
        <w:adjustRightInd w:val="0"/>
        <w:spacing w:after="120" w:line="240" w:lineRule="auto"/>
        <w:rPr>
          <w:b/>
          <w:sz w:val="32"/>
          <w:szCs w:val="32"/>
          <w:rPrChange w:id="248" w:author="Richard Merrick" w:date="2015-06-15T11:03:00Z">
            <w:rPr>
              <w:b/>
              <w:i/>
              <w:sz w:val="32"/>
              <w:szCs w:val="32"/>
            </w:rPr>
          </w:rPrChange>
        </w:rPr>
      </w:pPr>
    </w:p>
    <w:p w14:paraId="5740F42C" w14:textId="6558B685" w:rsidR="005235D3" w:rsidRPr="00E04C7F" w:rsidRDefault="005235D3" w:rsidP="005235D3">
      <w:pPr>
        <w:autoSpaceDE w:val="0"/>
        <w:autoSpaceDN w:val="0"/>
        <w:adjustRightInd w:val="0"/>
        <w:spacing w:after="120" w:line="240" w:lineRule="auto"/>
        <w:rPr>
          <w:ins w:id="249" w:author="Richard Merrick" w:date="2015-06-15T11:06:00Z"/>
          <w:rFonts w:cs="HelveticaNeueLTStd-BdCn"/>
          <w:b/>
          <w:color w:val="548DD4" w:themeColor="text2" w:themeTint="99"/>
          <w:sz w:val="32"/>
          <w:szCs w:val="32"/>
        </w:rPr>
      </w:pPr>
      <w:ins w:id="250" w:author="Richard Merrick" w:date="2015-06-15T11:06:00Z">
        <w:r w:rsidRPr="003C1719">
          <w:rPr>
            <w:rFonts w:cs="HelveticaNeueLTStd-BdCn"/>
            <w:b/>
            <w:color w:val="548DD4" w:themeColor="text2" w:themeTint="99"/>
            <w:sz w:val="32"/>
            <w:szCs w:val="32"/>
          </w:rPr>
          <w:t xml:space="preserve">FY </w:t>
        </w:r>
        <w:r>
          <w:rPr>
            <w:rFonts w:cs="HelveticaNeueLTStd-BdCn"/>
            <w:b/>
            <w:color w:val="548DD4" w:themeColor="text2" w:themeTint="99"/>
            <w:sz w:val="32"/>
            <w:szCs w:val="32"/>
          </w:rPr>
          <w:t>2016</w:t>
        </w:r>
        <w:r w:rsidRPr="003C1719">
          <w:rPr>
            <w:rFonts w:cs="HelveticaNeueLTStd-BdCn"/>
            <w:b/>
            <w:color w:val="548DD4" w:themeColor="text2" w:themeTint="99"/>
            <w:sz w:val="32"/>
            <w:szCs w:val="32"/>
          </w:rPr>
          <w:t xml:space="preserve"> </w:t>
        </w:r>
        <w:r>
          <w:rPr>
            <w:rFonts w:cs="HelveticaNeueLTStd-BdCn"/>
            <w:b/>
            <w:color w:val="548DD4" w:themeColor="text2" w:themeTint="99"/>
            <w:sz w:val="32"/>
            <w:szCs w:val="32"/>
          </w:rPr>
          <w:t>Priorities</w:t>
        </w:r>
      </w:ins>
    </w:p>
    <w:p w14:paraId="59FB4191" w14:textId="1B0C0C88" w:rsidR="00634630" w:rsidRPr="008903BC" w:rsidDel="005235D3" w:rsidRDefault="00634630" w:rsidP="00634630">
      <w:pPr>
        <w:autoSpaceDE w:val="0"/>
        <w:autoSpaceDN w:val="0"/>
        <w:adjustRightInd w:val="0"/>
        <w:spacing w:after="120" w:line="240" w:lineRule="auto"/>
        <w:rPr>
          <w:del w:id="251" w:author="Richard Merrick" w:date="2015-06-15T11:06:00Z"/>
          <w:b/>
          <w:i/>
          <w:sz w:val="32"/>
          <w:szCs w:val="32"/>
        </w:rPr>
      </w:pPr>
      <w:del w:id="252" w:author="Richard Merrick" w:date="2015-06-15T11:06:00Z">
        <w:r w:rsidRPr="008903BC" w:rsidDel="005235D3">
          <w:rPr>
            <w:b/>
            <w:i/>
            <w:sz w:val="32"/>
            <w:szCs w:val="32"/>
          </w:rPr>
          <w:delText xml:space="preserve">FY </w:delText>
        </w:r>
      </w:del>
      <w:del w:id="253" w:author="Richard Merrick" w:date="2015-06-14T14:54:00Z">
        <w:r w:rsidRPr="008903BC" w:rsidDel="00CD7965">
          <w:rPr>
            <w:b/>
            <w:i/>
            <w:sz w:val="32"/>
            <w:szCs w:val="32"/>
          </w:rPr>
          <w:delText>201</w:delText>
        </w:r>
        <w:r w:rsidR="009A0624" w:rsidDel="00CD7965">
          <w:rPr>
            <w:b/>
            <w:i/>
            <w:sz w:val="32"/>
            <w:szCs w:val="32"/>
          </w:rPr>
          <w:delText>5</w:delText>
        </w:r>
      </w:del>
      <w:del w:id="254" w:author="Richard Merrick" w:date="2015-06-15T11:06:00Z">
        <w:r w:rsidRPr="008903BC" w:rsidDel="005235D3">
          <w:rPr>
            <w:b/>
            <w:i/>
            <w:sz w:val="32"/>
            <w:szCs w:val="32"/>
          </w:rPr>
          <w:delText xml:space="preserve"> Priorities</w:delText>
        </w:r>
      </w:del>
    </w:p>
    <w:p w14:paraId="170F4646" w14:textId="77777777" w:rsidR="009A0624" w:rsidRPr="00C01EAB" w:rsidRDefault="009A0624" w:rsidP="009E4E05">
      <w:pPr>
        <w:spacing w:after="120" w:line="240" w:lineRule="auto"/>
        <w:rPr>
          <w:rFonts w:cs="MinionPro-Regular"/>
          <w:b/>
          <w:i/>
          <w:color w:val="000000"/>
          <w:sz w:val="24"/>
          <w:szCs w:val="24"/>
        </w:rPr>
      </w:pPr>
      <w:r w:rsidRPr="009307A3">
        <w:rPr>
          <w:rFonts w:cs="MinionPro-Regular"/>
          <w:b/>
          <w:i/>
          <w:color w:val="000000"/>
          <w:sz w:val="24"/>
          <w:szCs w:val="24"/>
        </w:rPr>
        <w:t>Managing Fish Stocks in a Sustainable Manner</w:t>
      </w:r>
    </w:p>
    <w:p w14:paraId="4007A2CD" w14:textId="69F92682" w:rsidR="0048733F" w:rsidRDefault="009E4E05" w:rsidP="0048733F">
      <w:pPr>
        <w:spacing w:after="0" w:line="240" w:lineRule="auto"/>
        <w:rPr>
          <w:rFonts w:cs="MinionPro-Regular"/>
          <w:color w:val="000000"/>
          <w:sz w:val="24"/>
          <w:szCs w:val="24"/>
        </w:rPr>
      </w:pPr>
      <w:r w:rsidRPr="00FC39DC">
        <w:rPr>
          <w:rFonts w:cs="MinionPro-Regular"/>
          <w:color w:val="000000"/>
          <w:sz w:val="24"/>
          <w:szCs w:val="24"/>
        </w:rPr>
        <w:t xml:space="preserve">In FY </w:t>
      </w:r>
      <w:del w:id="255" w:author="Richard Merrick" w:date="2015-06-14T14:54:00Z">
        <w:r w:rsidRPr="00FC39DC" w:rsidDel="00CD7965">
          <w:rPr>
            <w:rFonts w:cs="MinionPro-Regular"/>
            <w:color w:val="000000"/>
            <w:sz w:val="24"/>
            <w:szCs w:val="24"/>
          </w:rPr>
          <w:delText>201</w:delText>
        </w:r>
        <w:r w:rsidR="009A0624" w:rsidDel="00CD7965">
          <w:rPr>
            <w:rFonts w:cs="MinionPro-Regular"/>
            <w:color w:val="000000"/>
            <w:sz w:val="24"/>
            <w:szCs w:val="24"/>
          </w:rPr>
          <w:delText>5</w:delText>
        </w:r>
      </w:del>
      <w:ins w:id="256" w:author="Richard Merrick" w:date="2015-06-14T14:54:00Z">
        <w:r w:rsidR="00CD7965">
          <w:rPr>
            <w:rFonts w:cs="MinionPro-Regular"/>
            <w:color w:val="000000"/>
            <w:sz w:val="24"/>
            <w:szCs w:val="24"/>
          </w:rPr>
          <w:t>2016</w:t>
        </w:r>
      </w:ins>
      <w:r w:rsidR="00D15440">
        <w:rPr>
          <w:rFonts w:cs="MinionPro-Regular"/>
          <w:color w:val="000000"/>
          <w:sz w:val="24"/>
          <w:szCs w:val="24"/>
        </w:rPr>
        <w:t xml:space="preserve"> </w:t>
      </w:r>
      <w:r w:rsidRPr="00FC39DC">
        <w:rPr>
          <w:rFonts w:cs="MinionPro-Regular"/>
          <w:color w:val="000000"/>
          <w:sz w:val="24"/>
          <w:szCs w:val="24"/>
        </w:rPr>
        <w:t xml:space="preserve">we will make progress </w:t>
      </w:r>
      <w:r w:rsidR="00DA712E">
        <w:rPr>
          <w:rFonts w:cs="MinionPro-Regular"/>
          <w:color w:val="000000"/>
          <w:sz w:val="24"/>
          <w:szCs w:val="24"/>
        </w:rPr>
        <w:t>o</w:t>
      </w:r>
      <w:r w:rsidRPr="00FC39DC">
        <w:rPr>
          <w:rFonts w:cs="MinionPro-Regular"/>
          <w:color w:val="000000"/>
          <w:sz w:val="24"/>
          <w:szCs w:val="24"/>
        </w:rPr>
        <w:t>n ensuring our regulatory programs are clear and cost-effective. Working with the Regional Fishery Management Councils, states,</w:t>
      </w:r>
      <w:r w:rsidR="00296D50">
        <w:rPr>
          <w:rFonts w:cs="MinionPro-Regular"/>
          <w:color w:val="000000"/>
          <w:sz w:val="24"/>
          <w:szCs w:val="24"/>
        </w:rPr>
        <w:t xml:space="preserve"> interstate marine fisheries commissions,</w:t>
      </w:r>
      <w:r w:rsidR="00C01EAB">
        <w:rPr>
          <w:rFonts w:cs="MinionPro-Regular"/>
          <w:color w:val="000000"/>
          <w:sz w:val="24"/>
          <w:szCs w:val="24"/>
        </w:rPr>
        <w:t xml:space="preserve"> tribes,</w:t>
      </w:r>
      <w:r w:rsidRPr="00FC39DC">
        <w:rPr>
          <w:rFonts w:cs="MinionPro-Regular"/>
          <w:color w:val="000000"/>
          <w:sz w:val="24"/>
          <w:szCs w:val="24"/>
        </w:rPr>
        <w:t xml:space="preserve"> fishing industr</w:t>
      </w:r>
      <w:r w:rsidR="00954936">
        <w:rPr>
          <w:rFonts w:cs="MinionPro-Regular"/>
          <w:color w:val="000000"/>
          <w:sz w:val="24"/>
          <w:szCs w:val="24"/>
        </w:rPr>
        <w:t>ies</w:t>
      </w:r>
      <w:r w:rsidR="00435DA7">
        <w:rPr>
          <w:rFonts w:cs="MinionPro-Regular"/>
          <w:color w:val="000000"/>
          <w:sz w:val="24"/>
          <w:szCs w:val="24"/>
        </w:rPr>
        <w:t xml:space="preserve">, </w:t>
      </w:r>
      <w:r w:rsidR="00BD6ADC">
        <w:rPr>
          <w:rFonts w:cs="MinionPro-Regular"/>
          <w:color w:val="000000"/>
          <w:sz w:val="24"/>
          <w:szCs w:val="24"/>
        </w:rPr>
        <w:t xml:space="preserve">foreign governments, </w:t>
      </w:r>
      <w:r w:rsidR="00435DA7">
        <w:rPr>
          <w:rFonts w:cs="MinionPro-Regular"/>
          <w:color w:val="000000"/>
          <w:sz w:val="24"/>
          <w:szCs w:val="24"/>
        </w:rPr>
        <w:t>and other stakeholders</w:t>
      </w:r>
      <w:r w:rsidRPr="00FC39DC">
        <w:rPr>
          <w:rFonts w:cs="MinionPro-Regular"/>
          <w:color w:val="000000"/>
          <w:sz w:val="24"/>
          <w:szCs w:val="24"/>
        </w:rPr>
        <w:t xml:space="preserve">, we will advance efforts to design more streamlined and </w:t>
      </w:r>
      <w:r w:rsidR="00954936">
        <w:rPr>
          <w:rFonts w:cs="MinionPro-Regular"/>
          <w:color w:val="000000"/>
          <w:sz w:val="24"/>
          <w:szCs w:val="24"/>
        </w:rPr>
        <w:t>enforceable</w:t>
      </w:r>
      <w:r w:rsidRPr="00FC39DC">
        <w:rPr>
          <w:rFonts w:cs="MinionPro-Regular"/>
          <w:color w:val="000000"/>
          <w:sz w:val="24"/>
          <w:szCs w:val="24"/>
        </w:rPr>
        <w:t xml:space="preserve"> regulations that still meet</w:t>
      </w:r>
      <w:r>
        <w:rPr>
          <w:rFonts w:cs="MinionPro-Regular"/>
          <w:color w:val="000000"/>
          <w:sz w:val="24"/>
          <w:szCs w:val="24"/>
        </w:rPr>
        <w:t xml:space="preserve"> </w:t>
      </w:r>
      <w:r w:rsidRPr="00FC39DC">
        <w:rPr>
          <w:rFonts w:cs="MinionPro-Regular"/>
          <w:color w:val="000000"/>
          <w:sz w:val="24"/>
          <w:szCs w:val="24"/>
        </w:rPr>
        <w:t>our policy goals</w:t>
      </w:r>
      <w:r w:rsidR="00435DA7">
        <w:rPr>
          <w:rFonts w:cs="MinionPro-Regular"/>
          <w:color w:val="000000"/>
          <w:sz w:val="24"/>
          <w:szCs w:val="24"/>
        </w:rPr>
        <w:t>.  In particular</w:t>
      </w:r>
      <w:r w:rsidR="00C9446C" w:rsidRPr="003C1719">
        <w:rPr>
          <w:rFonts w:cs="MinionPro-Regular"/>
          <w:color w:val="000000"/>
          <w:sz w:val="24"/>
          <w:szCs w:val="24"/>
        </w:rPr>
        <w:t xml:space="preserve">, </w:t>
      </w:r>
      <w:r w:rsidR="00435DA7">
        <w:rPr>
          <w:rFonts w:cs="MinionPro-Regular"/>
          <w:color w:val="000000"/>
          <w:sz w:val="24"/>
          <w:szCs w:val="24"/>
        </w:rPr>
        <w:t xml:space="preserve">we must continue to set appropriate annual catch limits and ensure rebuilding plans are </w:t>
      </w:r>
      <w:r w:rsidR="00954936">
        <w:rPr>
          <w:rFonts w:cs="MinionPro-Regular"/>
          <w:color w:val="000000"/>
          <w:sz w:val="24"/>
          <w:szCs w:val="24"/>
        </w:rPr>
        <w:t>successful</w:t>
      </w:r>
      <w:r w:rsidR="00435DA7">
        <w:rPr>
          <w:rFonts w:cs="MinionPro-Regular"/>
          <w:color w:val="000000"/>
          <w:sz w:val="24"/>
          <w:szCs w:val="24"/>
        </w:rPr>
        <w:t xml:space="preserve">.  We will </w:t>
      </w:r>
      <w:r w:rsidR="00C9446C" w:rsidRPr="003C1719">
        <w:rPr>
          <w:rFonts w:cs="MinionPro-Regular"/>
          <w:color w:val="000000"/>
          <w:sz w:val="24"/>
          <w:szCs w:val="24"/>
        </w:rPr>
        <w:t xml:space="preserve">develop procedures that promote implementation of electronic monitoring </w:t>
      </w:r>
      <w:r w:rsidR="00816584">
        <w:rPr>
          <w:rFonts w:cs="MinionPro-Regular"/>
          <w:color w:val="000000"/>
          <w:sz w:val="24"/>
          <w:szCs w:val="24"/>
        </w:rPr>
        <w:t>o</w:t>
      </w:r>
      <w:r w:rsidR="00C9446C" w:rsidRPr="003C1719">
        <w:rPr>
          <w:rFonts w:cs="MinionPro-Regular"/>
          <w:color w:val="000000"/>
          <w:sz w:val="24"/>
          <w:szCs w:val="24"/>
        </w:rPr>
        <w:t xml:space="preserve">f fishery catch </w:t>
      </w:r>
      <w:r w:rsidR="00BD6ADC">
        <w:rPr>
          <w:rFonts w:cs="MinionPro-Regular"/>
          <w:color w:val="000000"/>
          <w:sz w:val="24"/>
          <w:szCs w:val="24"/>
        </w:rPr>
        <w:t>and advance its use where appropriate</w:t>
      </w:r>
      <w:r w:rsidR="00DE1A41" w:rsidRPr="003C1719">
        <w:rPr>
          <w:rFonts w:cs="MinionPro-Regular"/>
          <w:color w:val="000000"/>
          <w:sz w:val="24"/>
          <w:szCs w:val="24"/>
        </w:rPr>
        <w:t>.</w:t>
      </w:r>
      <w:r w:rsidR="00134D1E">
        <w:rPr>
          <w:rFonts w:cs="MinionPro-Regular"/>
          <w:color w:val="000000"/>
          <w:sz w:val="24"/>
          <w:szCs w:val="24"/>
        </w:rPr>
        <w:t xml:space="preserve"> </w:t>
      </w:r>
      <w:r w:rsidR="00233FF5">
        <w:rPr>
          <w:rFonts w:cs="MinionPro-Regular"/>
          <w:color w:val="000000"/>
          <w:sz w:val="24"/>
          <w:szCs w:val="24"/>
        </w:rPr>
        <w:t>We</w:t>
      </w:r>
      <w:r w:rsidR="00F32ABE">
        <w:rPr>
          <w:rFonts w:cs="MinionPro-Regular"/>
          <w:color w:val="000000"/>
          <w:sz w:val="24"/>
          <w:szCs w:val="24"/>
        </w:rPr>
        <w:t xml:space="preserve"> will </w:t>
      </w:r>
      <w:r w:rsidR="00C01EAB">
        <w:rPr>
          <w:rFonts w:cs="MinionPro-Regular"/>
          <w:color w:val="000000"/>
          <w:sz w:val="24"/>
          <w:szCs w:val="24"/>
        </w:rPr>
        <w:t xml:space="preserve">continue to work with Congress to </w:t>
      </w:r>
      <w:r w:rsidR="00816584">
        <w:rPr>
          <w:rFonts w:cs="MinionPro-Regular"/>
          <w:color w:val="000000"/>
          <w:sz w:val="24"/>
          <w:szCs w:val="24"/>
        </w:rPr>
        <w:t>develop</w:t>
      </w:r>
      <w:r w:rsidR="00F32ABE">
        <w:rPr>
          <w:rFonts w:cs="MinionPro-Regular"/>
          <w:color w:val="000000"/>
          <w:sz w:val="24"/>
          <w:szCs w:val="24"/>
        </w:rPr>
        <w:t xml:space="preserve"> recommendations </w:t>
      </w:r>
      <w:r w:rsidR="00F32ABE" w:rsidRPr="00F32ABE">
        <w:rPr>
          <w:rFonts w:cs="MinionPro-Regular"/>
          <w:color w:val="000000"/>
          <w:sz w:val="24"/>
          <w:szCs w:val="24"/>
        </w:rPr>
        <w:t>for</w:t>
      </w:r>
      <w:r w:rsidR="00134D1E" w:rsidRPr="00F32ABE">
        <w:rPr>
          <w:rFonts w:cs="MinionPro-Regular"/>
          <w:color w:val="000000"/>
          <w:sz w:val="24"/>
          <w:szCs w:val="24"/>
        </w:rPr>
        <w:t xml:space="preserve"> reauthorization</w:t>
      </w:r>
      <w:r w:rsidR="000940B1">
        <w:rPr>
          <w:rFonts w:cs="MinionPro-Regular"/>
          <w:color w:val="000000"/>
          <w:sz w:val="24"/>
          <w:szCs w:val="24"/>
        </w:rPr>
        <w:t xml:space="preserve"> </w:t>
      </w:r>
      <w:r w:rsidR="00233FF5">
        <w:rPr>
          <w:rFonts w:cs="MinionPro-Regular"/>
          <w:color w:val="000000"/>
          <w:sz w:val="24"/>
          <w:szCs w:val="24"/>
        </w:rPr>
        <w:t xml:space="preserve">of the Magnuson-Stevens Fishery Conservation and Management Act </w:t>
      </w:r>
      <w:r w:rsidR="00E33E4D">
        <w:rPr>
          <w:rFonts w:cs="MinionPro-Regular"/>
          <w:color w:val="000000"/>
          <w:sz w:val="24"/>
          <w:szCs w:val="24"/>
        </w:rPr>
        <w:t xml:space="preserve">(MSA) </w:t>
      </w:r>
      <w:r w:rsidR="000940B1">
        <w:rPr>
          <w:rFonts w:cs="MinionPro-Regular"/>
          <w:color w:val="000000"/>
          <w:sz w:val="24"/>
          <w:szCs w:val="24"/>
        </w:rPr>
        <w:t>and will propose improvements to the National Standard 1 guidelines</w:t>
      </w:r>
      <w:r w:rsidR="00F32ABE">
        <w:rPr>
          <w:rFonts w:cs="MinionPro-Regular"/>
          <w:color w:val="000000"/>
          <w:sz w:val="24"/>
          <w:szCs w:val="24"/>
        </w:rPr>
        <w:t xml:space="preserve">.  </w:t>
      </w:r>
      <w:r w:rsidR="00C01EAB">
        <w:rPr>
          <w:rFonts w:cs="MinionPro-Regular"/>
          <w:color w:val="000000"/>
          <w:sz w:val="24"/>
          <w:szCs w:val="24"/>
        </w:rPr>
        <w:t>In partnership with anglers</w:t>
      </w:r>
      <w:r w:rsidR="00C60F4C">
        <w:rPr>
          <w:rFonts w:cs="MinionPro-Regular"/>
          <w:color w:val="000000"/>
          <w:sz w:val="24"/>
          <w:szCs w:val="24"/>
        </w:rPr>
        <w:t>,</w:t>
      </w:r>
      <w:r w:rsidR="00C01EAB">
        <w:rPr>
          <w:rFonts w:cs="MinionPro-Regular"/>
          <w:color w:val="000000"/>
          <w:sz w:val="24"/>
          <w:szCs w:val="24"/>
        </w:rPr>
        <w:t xml:space="preserve"> w</w:t>
      </w:r>
      <w:r w:rsidR="00DE1A41" w:rsidRPr="003C1719">
        <w:rPr>
          <w:rFonts w:cs="MinionPro-Regular"/>
          <w:color w:val="000000"/>
          <w:sz w:val="24"/>
          <w:szCs w:val="24"/>
        </w:rPr>
        <w:t xml:space="preserve">e will continue implementing the Recreational Fishing Action </w:t>
      </w:r>
      <w:r w:rsidR="00D47FCA">
        <w:rPr>
          <w:rFonts w:cs="MinionPro-Regular"/>
          <w:color w:val="000000"/>
          <w:sz w:val="24"/>
          <w:szCs w:val="24"/>
        </w:rPr>
        <w:t>Agenda</w:t>
      </w:r>
      <w:r w:rsidR="00954936">
        <w:rPr>
          <w:rFonts w:cs="MinionPro-Regular"/>
          <w:color w:val="000000"/>
          <w:sz w:val="24"/>
          <w:szCs w:val="24"/>
        </w:rPr>
        <w:t xml:space="preserve"> and</w:t>
      </w:r>
      <w:r w:rsidR="00C01EAB">
        <w:rPr>
          <w:rFonts w:cs="MinionPro-Regular"/>
          <w:color w:val="000000"/>
          <w:sz w:val="24"/>
          <w:szCs w:val="24"/>
        </w:rPr>
        <w:t xml:space="preserve"> </w:t>
      </w:r>
      <w:r w:rsidR="00233FF5">
        <w:rPr>
          <w:rFonts w:cs="MinionPro-Regular"/>
          <w:color w:val="000000"/>
          <w:sz w:val="24"/>
          <w:szCs w:val="24"/>
        </w:rPr>
        <w:t xml:space="preserve">the </w:t>
      </w:r>
      <w:r w:rsidR="00C01EAB">
        <w:rPr>
          <w:rFonts w:cs="MinionPro-Regular"/>
          <w:color w:val="000000"/>
          <w:sz w:val="24"/>
          <w:szCs w:val="24"/>
        </w:rPr>
        <w:t>updated regional recreational action agendas</w:t>
      </w:r>
      <w:r w:rsidR="00233FF5">
        <w:rPr>
          <w:rFonts w:cs="MinionPro-Regular"/>
          <w:color w:val="000000"/>
          <w:sz w:val="24"/>
          <w:szCs w:val="24"/>
        </w:rPr>
        <w:t xml:space="preserve">, and we will </w:t>
      </w:r>
      <w:r w:rsidR="00C01EAB">
        <w:rPr>
          <w:rFonts w:cs="MinionPro-Regular"/>
          <w:color w:val="000000"/>
          <w:sz w:val="24"/>
          <w:szCs w:val="24"/>
        </w:rPr>
        <w:t>clarify our recreational fisheries policy</w:t>
      </w:r>
      <w:r w:rsidR="00D47FCA" w:rsidRPr="003C1719">
        <w:rPr>
          <w:rFonts w:cs="MinionPro-Regular"/>
          <w:color w:val="000000"/>
          <w:sz w:val="24"/>
          <w:szCs w:val="24"/>
        </w:rPr>
        <w:t xml:space="preserve"> </w:t>
      </w:r>
      <w:r w:rsidR="00DE1A41" w:rsidRPr="003C1719">
        <w:rPr>
          <w:rFonts w:cs="MinionPro-Regular"/>
          <w:color w:val="000000"/>
          <w:sz w:val="24"/>
          <w:szCs w:val="24"/>
        </w:rPr>
        <w:t xml:space="preserve">to support national and regional efforts to improve and expand fishing </w:t>
      </w:r>
      <w:r w:rsidR="00DE1A41" w:rsidRPr="00D15440">
        <w:rPr>
          <w:rFonts w:cs="MinionPro-Regular"/>
          <w:color w:val="000000"/>
          <w:sz w:val="24"/>
          <w:szCs w:val="24"/>
        </w:rPr>
        <w:t>opportunities.</w:t>
      </w:r>
      <w:r w:rsidR="00806C70" w:rsidRPr="00D15440">
        <w:rPr>
          <w:sz w:val="24"/>
        </w:rPr>
        <w:t xml:space="preserve">  </w:t>
      </w:r>
      <w:r w:rsidR="00DE1A41" w:rsidRPr="00D15440">
        <w:rPr>
          <w:rFonts w:cs="MinionPro-Regular"/>
          <w:color w:val="000000"/>
          <w:sz w:val="24"/>
          <w:szCs w:val="24"/>
        </w:rPr>
        <w:t xml:space="preserve">In FY </w:t>
      </w:r>
      <w:del w:id="257" w:author="Richard Merrick" w:date="2015-06-14T14:54:00Z">
        <w:r w:rsidR="00DE1A41" w:rsidRPr="00D15440" w:rsidDel="00CD7965">
          <w:rPr>
            <w:rFonts w:cs="MinionPro-Regular"/>
            <w:color w:val="000000"/>
            <w:sz w:val="24"/>
            <w:szCs w:val="24"/>
          </w:rPr>
          <w:delText>201</w:delText>
        </w:r>
        <w:r w:rsidR="00C01EAB" w:rsidDel="00CD7965">
          <w:rPr>
            <w:rFonts w:cs="MinionPro-Regular"/>
            <w:color w:val="000000"/>
            <w:sz w:val="24"/>
            <w:szCs w:val="24"/>
          </w:rPr>
          <w:delText>5</w:delText>
        </w:r>
      </w:del>
      <w:ins w:id="258" w:author="Richard Merrick" w:date="2015-06-14T14:54:00Z">
        <w:r w:rsidR="00CD7965">
          <w:rPr>
            <w:rFonts w:cs="MinionPro-Regular"/>
            <w:color w:val="000000"/>
            <w:sz w:val="24"/>
            <w:szCs w:val="24"/>
          </w:rPr>
          <w:t>2016</w:t>
        </w:r>
      </w:ins>
      <w:r w:rsidR="00DE1A41" w:rsidRPr="00D15440">
        <w:rPr>
          <w:rFonts w:cs="MinionPro-Regular"/>
          <w:color w:val="000000"/>
          <w:sz w:val="24"/>
          <w:szCs w:val="24"/>
        </w:rPr>
        <w:t xml:space="preserve"> and beyond, we will continue domestic and interna</w:t>
      </w:r>
      <w:r w:rsidR="00DE1A41" w:rsidRPr="003C1719">
        <w:rPr>
          <w:rFonts w:cs="MinionPro-Regular"/>
          <w:color w:val="000000"/>
          <w:sz w:val="24"/>
          <w:szCs w:val="24"/>
        </w:rPr>
        <w:t>tional efforts to end overfishing</w:t>
      </w:r>
      <w:r w:rsidR="00C44B5C">
        <w:rPr>
          <w:rFonts w:cs="MinionPro-Regular"/>
          <w:color w:val="000000"/>
          <w:sz w:val="24"/>
          <w:szCs w:val="24"/>
        </w:rPr>
        <w:t>;</w:t>
      </w:r>
      <w:r w:rsidR="00DE1A41" w:rsidRPr="003C1719">
        <w:rPr>
          <w:rFonts w:cs="MinionPro-Regular"/>
          <w:color w:val="000000"/>
          <w:sz w:val="24"/>
          <w:szCs w:val="24"/>
        </w:rPr>
        <w:t xml:space="preserve"> minimize bycatch (particularly of</w:t>
      </w:r>
      <w:r w:rsidR="00FC39DC" w:rsidRPr="003C1719">
        <w:rPr>
          <w:rFonts w:cs="MinionPro-Regular"/>
          <w:color w:val="000000"/>
          <w:sz w:val="24"/>
          <w:szCs w:val="24"/>
        </w:rPr>
        <w:t xml:space="preserve"> </w:t>
      </w:r>
      <w:r w:rsidR="00DE1A41" w:rsidRPr="003C1719">
        <w:rPr>
          <w:rFonts w:cs="MinionPro-Regular"/>
          <w:color w:val="000000"/>
          <w:sz w:val="24"/>
          <w:szCs w:val="24"/>
        </w:rPr>
        <w:t>protected resources)</w:t>
      </w:r>
      <w:r w:rsidR="00C44B5C">
        <w:rPr>
          <w:rFonts w:cs="MinionPro-Regular"/>
          <w:color w:val="000000"/>
          <w:sz w:val="24"/>
          <w:szCs w:val="24"/>
        </w:rPr>
        <w:t>;</w:t>
      </w:r>
      <w:r w:rsidR="00DE1A41" w:rsidRPr="003C1719">
        <w:rPr>
          <w:rFonts w:cs="MinionPro-Regular"/>
          <w:color w:val="000000"/>
          <w:sz w:val="24"/>
          <w:szCs w:val="24"/>
        </w:rPr>
        <w:t xml:space="preserve"> </w:t>
      </w:r>
      <w:r w:rsidR="00155F7D" w:rsidRPr="00FC39DC">
        <w:rPr>
          <w:rFonts w:cs="MinionPro-Regular"/>
          <w:color w:val="000000"/>
          <w:sz w:val="24"/>
          <w:szCs w:val="24"/>
        </w:rPr>
        <w:t>provide enhanced enforcement and compliance assistance</w:t>
      </w:r>
      <w:r w:rsidR="00C44B5C">
        <w:rPr>
          <w:rFonts w:cs="MinionPro-Regular"/>
          <w:color w:val="000000"/>
          <w:sz w:val="24"/>
          <w:szCs w:val="24"/>
        </w:rPr>
        <w:t>;</w:t>
      </w:r>
      <w:r w:rsidR="00DE1A41" w:rsidRPr="003C1719">
        <w:rPr>
          <w:rFonts w:cs="MinionPro-Regular"/>
          <w:color w:val="000000"/>
          <w:sz w:val="24"/>
          <w:szCs w:val="24"/>
        </w:rPr>
        <w:t xml:space="preserve"> and focus on rebuilding and maintaining fish stocks at sustainable levels to maximize fishing opportunities and jobs.</w:t>
      </w:r>
      <w:r w:rsidR="00AD5C42">
        <w:rPr>
          <w:rFonts w:cs="MinionPro-Regular"/>
          <w:color w:val="000000"/>
          <w:sz w:val="24"/>
          <w:szCs w:val="24"/>
        </w:rPr>
        <w:t xml:space="preserve"> </w:t>
      </w:r>
    </w:p>
    <w:p w14:paraId="7FFD7539" w14:textId="77777777" w:rsidR="000C6DA0" w:rsidRDefault="000C6DA0" w:rsidP="000C6DA0">
      <w:pPr>
        <w:spacing w:after="0" w:line="240" w:lineRule="auto"/>
        <w:rPr>
          <w:rFonts w:cs="MinionPro-Regular"/>
          <w:color w:val="000000"/>
          <w:sz w:val="24"/>
          <w:szCs w:val="24"/>
        </w:rPr>
      </w:pPr>
    </w:p>
    <w:p w14:paraId="39871B58" w14:textId="1E377B8B" w:rsidR="000C6DA0" w:rsidRDefault="000C6DA0" w:rsidP="00567BAA">
      <w:pPr>
        <w:autoSpaceDE w:val="0"/>
        <w:autoSpaceDN w:val="0"/>
        <w:adjustRightInd w:val="0"/>
        <w:spacing w:after="120" w:line="240" w:lineRule="auto"/>
        <w:rPr>
          <w:rFonts w:cs="MinionPro-Regular"/>
          <w:color w:val="000000"/>
          <w:sz w:val="24"/>
          <w:szCs w:val="24"/>
        </w:rPr>
      </w:pPr>
      <w:r w:rsidRPr="000C6DA0">
        <w:rPr>
          <w:rFonts w:cs="MinionPro-Regular"/>
          <w:color w:val="000000"/>
          <w:sz w:val="24"/>
          <w:szCs w:val="24"/>
        </w:rPr>
        <w:t xml:space="preserve">Consistent with the President’s recent announcement NOAA Fisheries with federal partners will  </w:t>
      </w:r>
      <w:r w:rsidR="00B5158A">
        <w:rPr>
          <w:rFonts w:cs="MinionPro-Regular"/>
          <w:color w:val="000000"/>
          <w:sz w:val="24"/>
          <w:szCs w:val="24"/>
        </w:rPr>
        <w:t>explore</w:t>
      </w:r>
      <w:r w:rsidR="00D9047E">
        <w:rPr>
          <w:rFonts w:cs="MinionPro-Regular"/>
          <w:color w:val="000000"/>
          <w:sz w:val="24"/>
          <w:szCs w:val="24"/>
        </w:rPr>
        <w:t xml:space="preserve"> options </w:t>
      </w:r>
      <w:r w:rsidRPr="000C6DA0">
        <w:rPr>
          <w:rFonts w:cs="MinionPro-Regular"/>
          <w:color w:val="000000"/>
          <w:sz w:val="24"/>
          <w:szCs w:val="24"/>
        </w:rPr>
        <w:t xml:space="preserve">aimed at </w:t>
      </w:r>
      <w:r w:rsidR="00FE3EF4">
        <w:rPr>
          <w:rFonts w:cs="MinionPro-Regular"/>
          <w:color w:val="000000"/>
          <w:sz w:val="24"/>
          <w:szCs w:val="24"/>
        </w:rPr>
        <w:t>combat</w:t>
      </w:r>
      <w:r w:rsidR="00D9047E">
        <w:rPr>
          <w:rFonts w:cs="MinionPro-Regular"/>
          <w:color w:val="000000"/>
          <w:sz w:val="24"/>
          <w:szCs w:val="24"/>
        </w:rPr>
        <w:t>ing</w:t>
      </w:r>
      <w:r w:rsidR="00FE3EF4" w:rsidRPr="000C6DA0">
        <w:rPr>
          <w:rFonts w:cs="MinionPro-Regular"/>
          <w:color w:val="000000"/>
          <w:sz w:val="24"/>
          <w:szCs w:val="24"/>
        </w:rPr>
        <w:t xml:space="preserve"> </w:t>
      </w:r>
      <w:r w:rsidR="00FE3EF4">
        <w:rPr>
          <w:rFonts w:cs="MinionPro-Regular"/>
          <w:color w:val="000000"/>
          <w:sz w:val="24"/>
          <w:szCs w:val="24"/>
        </w:rPr>
        <w:t>IUU</w:t>
      </w:r>
      <w:r w:rsidRPr="000C6DA0">
        <w:rPr>
          <w:rFonts w:cs="MinionPro-Regular"/>
          <w:color w:val="000000"/>
          <w:sz w:val="24"/>
          <w:szCs w:val="24"/>
        </w:rPr>
        <w:t xml:space="preserve"> fishing, addressing seafood fraud, and preventing </w:t>
      </w:r>
      <w:r w:rsidR="00FE3EF4">
        <w:rPr>
          <w:rFonts w:cs="MinionPro-Regular"/>
          <w:color w:val="000000"/>
          <w:sz w:val="24"/>
          <w:szCs w:val="24"/>
        </w:rPr>
        <w:t>IUU</w:t>
      </w:r>
      <w:r w:rsidRPr="000C6DA0">
        <w:rPr>
          <w:rFonts w:cs="MinionPro-Regular"/>
          <w:color w:val="000000"/>
          <w:sz w:val="24"/>
          <w:szCs w:val="24"/>
        </w:rPr>
        <w:t xml:space="preserve"> fish</w:t>
      </w:r>
      <w:r w:rsidR="00FE3EF4">
        <w:rPr>
          <w:rFonts w:cs="MinionPro-Regular"/>
          <w:color w:val="000000"/>
          <w:sz w:val="24"/>
          <w:szCs w:val="24"/>
        </w:rPr>
        <w:t xml:space="preserve"> and fish products</w:t>
      </w:r>
      <w:r w:rsidRPr="000C6DA0">
        <w:rPr>
          <w:rFonts w:cs="MinionPro-Regular"/>
          <w:color w:val="000000"/>
          <w:sz w:val="24"/>
          <w:szCs w:val="24"/>
        </w:rPr>
        <w:t xml:space="preserve"> from entering the marketplace by increasing traceability and transparency. The</w:t>
      </w:r>
      <w:r w:rsidR="00FE3EF4">
        <w:rPr>
          <w:rFonts w:cs="MinionPro-Regular"/>
          <w:color w:val="000000"/>
          <w:sz w:val="24"/>
          <w:szCs w:val="24"/>
        </w:rPr>
        <w:t>se</w:t>
      </w:r>
      <w:r w:rsidRPr="000C6DA0">
        <w:rPr>
          <w:rFonts w:cs="MinionPro-Regular"/>
          <w:color w:val="000000"/>
          <w:sz w:val="24"/>
          <w:szCs w:val="24"/>
        </w:rPr>
        <w:t xml:space="preserve"> </w:t>
      </w:r>
      <w:r w:rsidR="00FE3EF4">
        <w:rPr>
          <w:rFonts w:cs="MinionPro-Regular"/>
          <w:color w:val="000000"/>
          <w:sz w:val="24"/>
          <w:szCs w:val="24"/>
        </w:rPr>
        <w:t>efforts</w:t>
      </w:r>
      <w:r w:rsidR="00FE3EF4" w:rsidRPr="000C6DA0">
        <w:rPr>
          <w:rFonts w:cs="MinionPro-Regular"/>
          <w:color w:val="000000"/>
          <w:sz w:val="24"/>
          <w:szCs w:val="24"/>
        </w:rPr>
        <w:t xml:space="preserve"> </w:t>
      </w:r>
      <w:r w:rsidR="00D9047E">
        <w:rPr>
          <w:rFonts w:cs="MinionPro-Regular"/>
          <w:color w:val="000000"/>
          <w:sz w:val="24"/>
          <w:szCs w:val="24"/>
        </w:rPr>
        <w:t xml:space="preserve">will </w:t>
      </w:r>
      <w:r w:rsidR="00FE3EF4">
        <w:rPr>
          <w:rFonts w:cs="MinionPro-Regular"/>
          <w:color w:val="000000"/>
          <w:sz w:val="24"/>
          <w:szCs w:val="24"/>
        </w:rPr>
        <w:t xml:space="preserve">identify new areas of domestic and international engagement </w:t>
      </w:r>
      <w:r w:rsidRPr="000C6DA0">
        <w:rPr>
          <w:rFonts w:cs="MinionPro-Regular"/>
          <w:color w:val="000000"/>
          <w:sz w:val="24"/>
          <w:szCs w:val="24"/>
        </w:rPr>
        <w:t xml:space="preserve">in ending </w:t>
      </w:r>
      <w:r w:rsidR="00FE3EF4">
        <w:rPr>
          <w:rFonts w:cs="MinionPro-Regular"/>
          <w:color w:val="000000"/>
          <w:sz w:val="24"/>
          <w:szCs w:val="24"/>
        </w:rPr>
        <w:t>IUU</w:t>
      </w:r>
      <w:r w:rsidRPr="000C6DA0">
        <w:rPr>
          <w:rFonts w:cs="MinionPro-Regular"/>
          <w:color w:val="000000"/>
          <w:sz w:val="24"/>
          <w:szCs w:val="24"/>
        </w:rPr>
        <w:t xml:space="preserve"> fishing, </w:t>
      </w:r>
      <w:r w:rsidR="00FE3EF4">
        <w:rPr>
          <w:rFonts w:cs="MinionPro-Regular"/>
          <w:color w:val="000000"/>
          <w:sz w:val="24"/>
          <w:szCs w:val="24"/>
        </w:rPr>
        <w:t>strengthen</w:t>
      </w:r>
      <w:r w:rsidR="00D9047E">
        <w:rPr>
          <w:rFonts w:cs="MinionPro-Regular"/>
          <w:color w:val="000000"/>
          <w:sz w:val="24"/>
          <w:szCs w:val="24"/>
        </w:rPr>
        <w:t>ing</w:t>
      </w:r>
      <w:r w:rsidR="00FE3EF4" w:rsidRPr="000C6DA0">
        <w:rPr>
          <w:rFonts w:cs="MinionPro-Regular"/>
          <w:color w:val="000000"/>
          <w:sz w:val="24"/>
          <w:szCs w:val="24"/>
        </w:rPr>
        <w:t xml:space="preserve"> </w:t>
      </w:r>
      <w:r w:rsidRPr="000C6DA0">
        <w:rPr>
          <w:rFonts w:cs="MinionPro-Regular"/>
          <w:color w:val="000000"/>
          <w:sz w:val="24"/>
          <w:szCs w:val="24"/>
        </w:rPr>
        <w:t>the market for legally and sustainably caught seafood, and supporting the men and women of the fishing industry.</w:t>
      </w:r>
    </w:p>
    <w:p w14:paraId="0F30E0C1" w14:textId="77777777" w:rsidR="000C6DA0" w:rsidRDefault="000C6DA0">
      <w:pPr>
        <w:rPr>
          <w:rFonts w:cs="MinionPro-Regular"/>
          <w:color w:val="000000"/>
          <w:sz w:val="24"/>
          <w:szCs w:val="24"/>
        </w:rPr>
      </w:pPr>
      <w:r>
        <w:rPr>
          <w:rFonts w:cs="MinionPro-Regular"/>
          <w:color w:val="000000"/>
          <w:sz w:val="24"/>
          <w:szCs w:val="24"/>
        </w:rPr>
        <w:br w:type="page"/>
      </w:r>
    </w:p>
    <w:p w14:paraId="612B0129" w14:textId="77777777" w:rsidR="00567BAA" w:rsidRDefault="00567BAA" w:rsidP="00567BAA">
      <w:pPr>
        <w:autoSpaceDE w:val="0"/>
        <w:autoSpaceDN w:val="0"/>
        <w:adjustRightInd w:val="0"/>
        <w:spacing w:after="120" w:line="240" w:lineRule="auto"/>
        <w:rPr>
          <w:b/>
          <w:i/>
          <w:sz w:val="24"/>
          <w:szCs w:val="24"/>
        </w:rPr>
      </w:pPr>
      <w:r w:rsidRPr="003168DE">
        <w:rPr>
          <w:b/>
          <w:i/>
          <w:sz w:val="24"/>
          <w:szCs w:val="24"/>
        </w:rPr>
        <w:lastRenderedPageBreak/>
        <w:t>Advanc</w:t>
      </w:r>
      <w:r w:rsidR="006257CD">
        <w:rPr>
          <w:b/>
          <w:i/>
          <w:sz w:val="24"/>
          <w:szCs w:val="24"/>
        </w:rPr>
        <w:t>ing</w:t>
      </w:r>
      <w:r w:rsidRPr="003168DE">
        <w:rPr>
          <w:b/>
          <w:i/>
          <w:sz w:val="24"/>
          <w:szCs w:val="24"/>
        </w:rPr>
        <w:t xml:space="preserve"> the Science </w:t>
      </w:r>
      <w:r w:rsidR="00856CA9">
        <w:rPr>
          <w:b/>
          <w:i/>
          <w:sz w:val="24"/>
          <w:szCs w:val="24"/>
        </w:rPr>
        <w:t xml:space="preserve">to </w:t>
      </w:r>
      <w:r w:rsidRPr="003168DE">
        <w:rPr>
          <w:b/>
          <w:i/>
          <w:sz w:val="24"/>
          <w:szCs w:val="24"/>
        </w:rPr>
        <w:t>Manag</w:t>
      </w:r>
      <w:r w:rsidR="00F32ABE">
        <w:rPr>
          <w:b/>
          <w:i/>
          <w:sz w:val="24"/>
          <w:szCs w:val="24"/>
        </w:rPr>
        <w:t>e</w:t>
      </w:r>
      <w:r w:rsidRPr="003168DE">
        <w:rPr>
          <w:b/>
          <w:i/>
          <w:sz w:val="24"/>
          <w:szCs w:val="24"/>
        </w:rPr>
        <w:t xml:space="preserve"> </w:t>
      </w:r>
      <w:r>
        <w:rPr>
          <w:b/>
          <w:i/>
          <w:sz w:val="24"/>
          <w:szCs w:val="24"/>
        </w:rPr>
        <w:t>Fisheries</w:t>
      </w:r>
      <w:r w:rsidR="00F32ABE" w:rsidRPr="00F32ABE">
        <w:t xml:space="preserve"> </w:t>
      </w:r>
      <w:commentRangeStart w:id="259"/>
      <w:r w:rsidR="00F32ABE">
        <w:rPr>
          <w:b/>
          <w:i/>
          <w:sz w:val="24"/>
          <w:szCs w:val="24"/>
        </w:rPr>
        <w:t>Sustainably</w:t>
      </w:r>
      <w:commentRangeEnd w:id="259"/>
      <w:r w:rsidR="005A5B77">
        <w:rPr>
          <w:rStyle w:val="CommentReference"/>
        </w:rPr>
        <w:commentReference w:id="259"/>
      </w:r>
    </w:p>
    <w:p w14:paraId="498AE9FE" w14:textId="77777777" w:rsidR="00520054" w:rsidRDefault="00567BAA" w:rsidP="005743FB">
      <w:pPr>
        <w:autoSpaceDE w:val="0"/>
        <w:autoSpaceDN w:val="0"/>
        <w:adjustRightInd w:val="0"/>
        <w:spacing w:after="0" w:line="240" w:lineRule="auto"/>
        <w:rPr>
          <w:ins w:id="260" w:author="Richard Merrick" w:date="2015-06-14T15:21:00Z"/>
          <w:sz w:val="24"/>
          <w:szCs w:val="24"/>
        </w:rPr>
      </w:pPr>
      <w:r w:rsidRPr="003C1719">
        <w:rPr>
          <w:sz w:val="24"/>
          <w:szCs w:val="24"/>
        </w:rPr>
        <w:t xml:space="preserve">The increasing value of rebuilt domestic fisheries and improved economic performance of catch share management systems place even greater importance on increased investment in research, assessments, and observers for both fisheries and protected resources. </w:t>
      </w:r>
      <w:r w:rsidR="003D670E">
        <w:rPr>
          <w:sz w:val="24"/>
          <w:szCs w:val="24"/>
        </w:rPr>
        <w:t xml:space="preserve">Consistent with the NOAA Administrator’s FY </w:t>
      </w:r>
      <w:del w:id="261" w:author="Richard Merrick" w:date="2015-06-14T14:54:00Z">
        <w:r w:rsidR="000A4524" w:rsidDel="00CD7965">
          <w:rPr>
            <w:sz w:val="24"/>
            <w:szCs w:val="24"/>
          </w:rPr>
          <w:delText>20</w:delText>
        </w:r>
        <w:r w:rsidR="003D670E" w:rsidDel="00CD7965">
          <w:rPr>
            <w:sz w:val="24"/>
            <w:szCs w:val="24"/>
          </w:rPr>
          <w:delText>15</w:delText>
        </w:r>
      </w:del>
      <w:ins w:id="262" w:author="Richard Merrick" w:date="2015-06-14T14:54:00Z">
        <w:r w:rsidR="00CD7965">
          <w:rPr>
            <w:sz w:val="24"/>
            <w:szCs w:val="24"/>
          </w:rPr>
          <w:t>2016</w:t>
        </w:r>
      </w:ins>
      <w:r w:rsidR="003D670E">
        <w:rPr>
          <w:sz w:val="24"/>
          <w:szCs w:val="24"/>
        </w:rPr>
        <w:t xml:space="preserve"> </w:t>
      </w:r>
      <w:r w:rsidR="000A4524">
        <w:rPr>
          <w:sz w:val="24"/>
          <w:szCs w:val="24"/>
        </w:rPr>
        <w:t>AGM</w:t>
      </w:r>
      <w:r w:rsidR="00954936">
        <w:rPr>
          <w:sz w:val="24"/>
          <w:szCs w:val="24"/>
        </w:rPr>
        <w:t xml:space="preserve"> priorities</w:t>
      </w:r>
      <w:r w:rsidR="003D670E">
        <w:rPr>
          <w:sz w:val="24"/>
          <w:szCs w:val="24"/>
        </w:rPr>
        <w:t xml:space="preserve">, NOAA Fisheries will implement the </w:t>
      </w:r>
      <w:r w:rsidR="00B5158A" w:rsidRPr="00B5158A">
        <w:rPr>
          <w:sz w:val="24"/>
          <w:szCs w:val="24"/>
        </w:rPr>
        <w:t>Next Generation Stock Assessment</w:t>
      </w:r>
      <w:r w:rsidR="00B5158A">
        <w:rPr>
          <w:sz w:val="24"/>
          <w:szCs w:val="24"/>
        </w:rPr>
        <w:t xml:space="preserve"> </w:t>
      </w:r>
      <w:r w:rsidR="00BD6ADC">
        <w:rPr>
          <w:sz w:val="24"/>
          <w:szCs w:val="24"/>
        </w:rPr>
        <w:t>(</w:t>
      </w:r>
      <w:r w:rsidR="00C60F4C">
        <w:rPr>
          <w:sz w:val="24"/>
          <w:szCs w:val="24"/>
        </w:rPr>
        <w:t>NGSA</w:t>
      </w:r>
      <w:r w:rsidR="00BD6ADC">
        <w:rPr>
          <w:sz w:val="24"/>
          <w:szCs w:val="24"/>
        </w:rPr>
        <w:t>)</w:t>
      </w:r>
      <w:r w:rsidR="003D670E">
        <w:rPr>
          <w:sz w:val="24"/>
          <w:szCs w:val="24"/>
        </w:rPr>
        <w:t xml:space="preserve"> framework for NOAA-managed fish stocks and promote advancements in monitoring and data collection activities. Specifically</w:t>
      </w:r>
      <w:r w:rsidR="002B6EC9">
        <w:rPr>
          <w:sz w:val="24"/>
          <w:szCs w:val="24"/>
        </w:rPr>
        <w:t>,</w:t>
      </w:r>
      <w:r w:rsidRPr="003C1719">
        <w:rPr>
          <w:sz w:val="24"/>
          <w:szCs w:val="24"/>
        </w:rPr>
        <w:t xml:space="preserve"> NOAA Fisheries will</w:t>
      </w:r>
      <w:ins w:id="263" w:author="Richard Merrick" w:date="2015-06-14T15:16:00Z">
        <w:r w:rsidR="00520054">
          <w:rPr>
            <w:sz w:val="24"/>
            <w:szCs w:val="24"/>
          </w:rPr>
          <w:t>:</w:t>
        </w:r>
      </w:ins>
    </w:p>
    <w:p w14:paraId="36CCF1C7" w14:textId="77777777" w:rsidR="00520054" w:rsidRDefault="00520054" w:rsidP="005743FB">
      <w:pPr>
        <w:autoSpaceDE w:val="0"/>
        <w:autoSpaceDN w:val="0"/>
        <w:adjustRightInd w:val="0"/>
        <w:spacing w:after="0" w:line="240" w:lineRule="auto"/>
        <w:rPr>
          <w:ins w:id="264" w:author="Richard Merrick" w:date="2015-06-14T15:16:00Z"/>
          <w:sz w:val="24"/>
          <w:szCs w:val="24"/>
        </w:rPr>
      </w:pPr>
    </w:p>
    <w:p w14:paraId="123C2460" w14:textId="277114DF" w:rsidR="00870602" w:rsidRDefault="00870602">
      <w:pPr>
        <w:pStyle w:val="ListParagraph"/>
        <w:numPr>
          <w:ilvl w:val="0"/>
          <w:numId w:val="27"/>
        </w:numPr>
        <w:autoSpaceDE w:val="0"/>
        <w:autoSpaceDN w:val="0"/>
        <w:adjustRightInd w:val="0"/>
        <w:spacing w:after="0" w:line="240" w:lineRule="auto"/>
        <w:rPr>
          <w:ins w:id="265" w:author="Richard Merrick" w:date="2015-06-14T15:25:00Z"/>
          <w:sz w:val="24"/>
          <w:szCs w:val="24"/>
        </w:rPr>
        <w:pPrChange w:id="266" w:author="Richard Merrick" w:date="2015-06-14T15:17:00Z">
          <w:pPr>
            <w:autoSpaceDE w:val="0"/>
            <w:autoSpaceDN w:val="0"/>
            <w:adjustRightInd w:val="0"/>
            <w:spacing w:after="0" w:line="240" w:lineRule="auto"/>
          </w:pPr>
        </w:pPrChange>
      </w:pPr>
      <w:ins w:id="267" w:author="Richard Merrick" w:date="2015-06-14T15:24:00Z">
        <w:r>
          <w:rPr>
            <w:sz w:val="24"/>
            <w:szCs w:val="24"/>
          </w:rPr>
          <w:t xml:space="preserve">Conduct </w:t>
        </w:r>
      </w:ins>
      <w:ins w:id="268" w:author="Richard Merrick" w:date="2015-06-14T15:25:00Z">
        <w:r>
          <w:rPr>
            <w:sz w:val="24"/>
            <w:szCs w:val="24"/>
          </w:rPr>
          <w:t xml:space="preserve">the </w:t>
        </w:r>
      </w:ins>
      <w:ins w:id="269" w:author="Richard Merrick" w:date="2015-06-14T15:24:00Z">
        <w:r>
          <w:rPr>
            <w:sz w:val="24"/>
            <w:szCs w:val="24"/>
          </w:rPr>
          <w:t>priority fish</w:t>
        </w:r>
      </w:ins>
      <w:ins w:id="270" w:author="Richard Merrick" w:date="2015-06-14T15:25:00Z">
        <w:r>
          <w:rPr>
            <w:sz w:val="24"/>
            <w:szCs w:val="24"/>
          </w:rPr>
          <w:t>,</w:t>
        </w:r>
      </w:ins>
      <w:ins w:id="271" w:author="Richard Merrick" w:date="2015-06-14T15:24:00Z">
        <w:r>
          <w:rPr>
            <w:sz w:val="24"/>
            <w:szCs w:val="24"/>
          </w:rPr>
          <w:t xml:space="preserve"> protected resource</w:t>
        </w:r>
      </w:ins>
      <w:ins w:id="272" w:author="Richard Merrick" w:date="2015-06-14T15:25:00Z">
        <w:r>
          <w:rPr>
            <w:sz w:val="24"/>
            <w:szCs w:val="24"/>
          </w:rPr>
          <w:t>, and ecosystem vessel and aerial surveys identified in the FY16 Fleet and Aircraft Allocation Plans;</w:t>
        </w:r>
      </w:ins>
    </w:p>
    <w:p w14:paraId="120DD27F" w14:textId="77777777" w:rsidR="00F36DC3" w:rsidRDefault="00567BAA">
      <w:pPr>
        <w:pStyle w:val="ListParagraph"/>
        <w:numPr>
          <w:ilvl w:val="0"/>
          <w:numId w:val="27"/>
        </w:numPr>
        <w:autoSpaceDE w:val="0"/>
        <w:autoSpaceDN w:val="0"/>
        <w:adjustRightInd w:val="0"/>
        <w:spacing w:after="0" w:line="240" w:lineRule="auto"/>
        <w:rPr>
          <w:ins w:id="273" w:author="Richard Merrick" w:date="2015-06-14T21:21:00Z"/>
          <w:sz w:val="24"/>
          <w:szCs w:val="24"/>
        </w:rPr>
        <w:pPrChange w:id="274" w:author="Richard Merrick" w:date="2015-06-14T15:17:00Z">
          <w:pPr>
            <w:autoSpaceDE w:val="0"/>
            <w:autoSpaceDN w:val="0"/>
            <w:adjustRightInd w:val="0"/>
            <w:spacing w:after="0" w:line="240" w:lineRule="auto"/>
          </w:pPr>
        </w:pPrChange>
      </w:pPr>
      <w:del w:id="275" w:author="Richard Merrick" w:date="2015-06-14T15:16:00Z">
        <w:r w:rsidRPr="00520054" w:rsidDel="00520054">
          <w:rPr>
            <w:sz w:val="24"/>
            <w:szCs w:val="24"/>
            <w:rPrChange w:id="276" w:author="Richard Merrick" w:date="2015-06-14T15:17:00Z">
              <w:rPr/>
            </w:rPrChange>
          </w:rPr>
          <w:delText xml:space="preserve"> </w:delText>
        </w:r>
      </w:del>
      <w:ins w:id="277" w:author="Richard Merrick" w:date="2015-06-14T15:17:00Z">
        <w:r w:rsidR="00520054">
          <w:rPr>
            <w:sz w:val="24"/>
            <w:szCs w:val="24"/>
          </w:rPr>
          <w:t>A</w:t>
        </w:r>
      </w:ins>
      <w:del w:id="278" w:author="Richard Merrick" w:date="2015-06-14T15:17:00Z">
        <w:r w:rsidR="00976B28" w:rsidRPr="00520054" w:rsidDel="00520054">
          <w:rPr>
            <w:sz w:val="24"/>
            <w:szCs w:val="24"/>
            <w:rPrChange w:id="279" w:author="Richard Merrick" w:date="2015-06-14T15:17:00Z">
              <w:rPr/>
            </w:rPrChange>
          </w:rPr>
          <w:delText>a</w:delText>
        </w:r>
      </w:del>
      <w:r w:rsidR="00976B28" w:rsidRPr="00520054">
        <w:rPr>
          <w:sz w:val="24"/>
          <w:szCs w:val="24"/>
          <w:rPrChange w:id="280" w:author="Richard Merrick" w:date="2015-06-14T15:17:00Z">
            <w:rPr/>
          </w:rPrChange>
        </w:rPr>
        <w:t xml:space="preserve">ccelerate </w:t>
      </w:r>
      <w:r w:rsidR="00C01EAB" w:rsidRPr="00520054">
        <w:rPr>
          <w:sz w:val="24"/>
          <w:szCs w:val="24"/>
          <w:rPrChange w:id="281" w:author="Richard Merrick" w:date="2015-06-14T15:17:00Z">
            <w:rPr/>
          </w:rPrChange>
        </w:rPr>
        <w:t>the</w:t>
      </w:r>
      <w:r w:rsidRPr="00520054">
        <w:rPr>
          <w:sz w:val="24"/>
          <w:szCs w:val="24"/>
          <w:rPrChange w:id="282" w:author="Richard Merrick" w:date="2015-06-14T15:17:00Z">
            <w:rPr/>
          </w:rPrChange>
        </w:rPr>
        <w:t xml:space="preserve"> implementation of electronic monitoring methods (e.g., </w:t>
      </w:r>
      <w:r w:rsidR="00E05ED2" w:rsidRPr="00520054">
        <w:rPr>
          <w:sz w:val="24"/>
          <w:szCs w:val="24"/>
          <w:rPrChange w:id="283" w:author="Richard Merrick" w:date="2015-06-14T15:17:00Z">
            <w:rPr/>
          </w:rPrChange>
        </w:rPr>
        <w:t xml:space="preserve">digital imaging </w:t>
      </w:r>
      <w:r w:rsidRPr="00520054">
        <w:rPr>
          <w:sz w:val="24"/>
          <w:szCs w:val="24"/>
          <w:rPrChange w:id="284" w:author="Richard Merrick" w:date="2015-06-14T15:17:00Z">
            <w:rPr/>
          </w:rPrChange>
        </w:rPr>
        <w:t>and electronic log books)</w:t>
      </w:r>
      <w:r w:rsidR="002B6EC9" w:rsidRPr="00520054">
        <w:rPr>
          <w:sz w:val="24"/>
          <w:szCs w:val="24"/>
          <w:rPrChange w:id="285" w:author="Richard Merrick" w:date="2015-06-14T15:17:00Z">
            <w:rPr/>
          </w:rPrChange>
        </w:rPr>
        <w:t xml:space="preserve"> and other advanced </w:t>
      </w:r>
      <w:r w:rsidR="00BD6ADC" w:rsidRPr="00520054">
        <w:rPr>
          <w:sz w:val="24"/>
          <w:szCs w:val="24"/>
          <w:rPrChange w:id="286" w:author="Richard Merrick" w:date="2015-06-14T15:17:00Z">
            <w:rPr/>
          </w:rPrChange>
        </w:rPr>
        <w:t xml:space="preserve">catch monitoring, data collection, and </w:t>
      </w:r>
      <w:r w:rsidR="002B6EC9" w:rsidRPr="00520054">
        <w:rPr>
          <w:sz w:val="24"/>
          <w:szCs w:val="24"/>
          <w:rPrChange w:id="287" w:author="Richard Merrick" w:date="2015-06-14T15:17:00Z">
            <w:rPr/>
          </w:rPrChange>
        </w:rPr>
        <w:t>sampling techniques</w:t>
      </w:r>
      <w:r w:rsidRPr="00520054">
        <w:rPr>
          <w:sz w:val="24"/>
          <w:szCs w:val="24"/>
          <w:rPrChange w:id="288" w:author="Richard Merrick" w:date="2015-06-14T15:17:00Z">
            <w:rPr/>
          </w:rPrChange>
        </w:rPr>
        <w:t xml:space="preserve"> to </w:t>
      </w:r>
      <w:r w:rsidR="00C01EAB" w:rsidRPr="00520054">
        <w:rPr>
          <w:sz w:val="24"/>
          <w:szCs w:val="24"/>
          <w:rPrChange w:id="289" w:author="Richard Merrick" w:date="2015-06-14T15:17:00Z">
            <w:rPr/>
          </w:rPrChange>
        </w:rPr>
        <w:t>improve efficiency</w:t>
      </w:r>
      <w:r w:rsidR="002B6EC9" w:rsidRPr="00520054">
        <w:rPr>
          <w:sz w:val="24"/>
          <w:szCs w:val="24"/>
          <w:rPrChange w:id="290" w:author="Richard Merrick" w:date="2015-06-14T15:17:00Z">
            <w:rPr/>
          </w:rPrChange>
        </w:rPr>
        <w:t>,</w:t>
      </w:r>
      <w:r w:rsidR="00C01EAB" w:rsidRPr="00520054">
        <w:rPr>
          <w:sz w:val="24"/>
          <w:szCs w:val="24"/>
          <w:rPrChange w:id="291" w:author="Richard Merrick" w:date="2015-06-14T15:17:00Z">
            <w:rPr/>
          </w:rPrChange>
        </w:rPr>
        <w:t xml:space="preserve"> </w:t>
      </w:r>
      <w:r w:rsidR="006B53D4" w:rsidRPr="00520054">
        <w:rPr>
          <w:sz w:val="24"/>
          <w:szCs w:val="24"/>
          <w:rPrChange w:id="292" w:author="Richard Merrick" w:date="2015-06-14T15:17:00Z">
            <w:rPr/>
          </w:rPrChange>
        </w:rPr>
        <w:t xml:space="preserve">complement </w:t>
      </w:r>
      <w:r w:rsidRPr="00520054">
        <w:rPr>
          <w:sz w:val="24"/>
          <w:szCs w:val="24"/>
          <w:rPrChange w:id="293" w:author="Richard Merrick" w:date="2015-06-14T15:17:00Z">
            <w:rPr/>
          </w:rPrChange>
        </w:rPr>
        <w:t>fishery observer,</w:t>
      </w:r>
      <w:r w:rsidR="002B6EC9" w:rsidRPr="00520054">
        <w:rPr>
          <w:sz w:val="24"/>
          <w:szCs w:val="24"/>
          <w:rPrChange w:id="294" w:author="Richard Merrick" w:date="2015-06-14T15:17:00Z">
            <w:rPr/>
          </w:rPrChange>
        </w:rPr>
        <w:t xml:space="preserve"> and</w:t>
      </w:r>
      <w:r w:rsidR="00F9636B" w:rsidRPr="00520054">
        <w:rPr>
          <w:sz w:val="24"/>
          <w:szCs w:val="24"/>
          <w:rPrChange w:id="295" w:author="Richard Merrick" w:date="2015-06-14T15:17:00Z">
            <w:rPr/>
          </w:rPrChange>
        </w:rPr>
        <w:t xml:space="preserve"> support</w:t>
      </w:r>
      <w:r w:rsidRPr="00520054">
        <w:rPr>
          <w:sz w:val="24"/>
          <w:szCs w:val="24"/>
          <w:rPrChange w:id="296" w:author="Richard Merrick" w:date="2015-06-14T15:17:00Z">
            <w:rPr/>
          </w:rPrChange>
        </w:rPr>
        <w:t xml:space="preserve"> further development of </w:t>
      </w:r>
      <w:r w:rsidR="00215AF2" w:rsidRPr="00520054">
        <w:rPr>
          <w:sz w:val="24"/>
          <w:szCs w:val="24"/>
          <w:rPrChange w:id="297" w:author="Richard Merrick" w:date="2015-06-14T15:17:00Z">
            <w:rPr/>
          </w:rPrChange>
        </w:rPr>
        <w:t>N</w:t>
      </w:r>
      <w:r w:rsidRPr="00520054">
        <w:rPr>
          <w:sz w:val="24"/>
          <w:szCs w:val="24"/>
          <w:rPrChange w:id="298" w:author="Richard Merrick" w:date="2015-06-14T15:17:00Z">
            <w:rPr/>
          </w:rPrChange>
        </w:rPr>
        <w:t>GSA measures</w:t>
      </w:r>
      <w:ins w:id="299" w:author="Richard Merrick" w:date="2015-06-14T15:23:00Z">
        <w:r w:rsidR="00520054">
          <w:rPr>
            <w:sz w:val="24"/>
            <w:szCs w:val="24"/>
          </w:rPr>
          <w:t>;</w:t>
        </w:r>
      </w:ins>
    </w:p>
    <w:p w14:paraId="3C3AA693" w14:textId="2750DA62" w:rsidR="00520054" w:rsidRDefault="00F36DC3">
      <w:pPr>
        <w:pStyle w:val="ListParagraph"/>
        <w:numPr>
          <w:ilvl w:val="0"/>
          <w:numId w:val="27"/>
        </w:numPr>
        <w:autoSpaceDE w:val="0"/>
        <w:autoSpaceDN w:val="0"/>
        <w:adjustRightInd w:val="0"/>
        <w:spacing w:after="0" w:line="240" w:lineRule="auto"/>
        <w:rPr>
          <w:ins w:id="300" w:author="Richard Merrick" w:date="2015-06-14T15:17:00Z"/>
          <w:sz w:val="24"/>
          <w:szCs w:val="24"/>
        </w:rPr>
        <w:pPrChange w:id="301" w:author="Richard Merrick" w:date="2015-06-14T15:17:00Z">
          <w:pPr>
            <w:autoSpaceDE w:val="0"/>
            <w:autoSpaceDN w:val="0"/>
            <w:adjustRightInd w:val="0"/>
            <w:spacing w:after="0" w:line="240" w:lineRule="auto"/>
          </w:pPr>
        </w:pPrChange>
      </w:pPr>
      <w:ins w:id="302" w:author="Richard Merrick" w:date="2015-06-14T21:21:00Z">
        <w:r>
          <w:rPr>
            <w:sz w:val="24"/>
            <w:szCs w:val="24"/>
          </w:rPr>
          <w:t>Implement the transition plan for the Marine Recreational Information Program;</w:t>
        </w:r>
      </w:ins>
      <w:del w:id="303" w:author="Richard Merrick" w:date="2015-06-14T15:23:00Z">
        <w:r w:rsidR="00856CA9" w:rsidRPr="00520054" w:rsidDel="00520054">
          <w:rPr>
            <w:sz w:val="24"/>
            <w:szCs w:val="24"/>
            <w:rPrChange w:id="304" w:author="Richard Merrick" w:date="2015-06-14T15:17:00Z">
              <w:rPr/>
            </w:rPrChange>
          </w:rPr>
          <w:delText>.</w:delText>
        </w:r>
      </w:del>
    </w:p>
    <w:p w14:paraId="33D6C594" w14:textId="41C05059" w:rsidR="00520054" w:rsidRDefault="00520054">
      <w:pPr>
        <w:pStyle w:val="ListParagraph"/>
        <w:numPr>
          <w:ilvl w:val="0"/>
          <w:numId w:val="27"/>
        </w:numPr>
        <w:autoSpaceDE w:val="0"/>
        <w:autoSpaceDN w:val="0"/>
        <w:adjustRightInd w:val="0"/>
        <w:spacing w:after="0" w:line="240" w:lineRule="auto"/>
        <w:rPr>
          <w:ins w:id="305" w:author="Richard Merrick" w:date="2015-06-14T15:23:00Z"/>
          <w:sz w:val="24"/>
          <w:szCs w:val="24"/>
        </w:rPr>
        <w:pPrChange w:id="306" w:author="Richard Merrick" w:date="2015-06-14T15:17:00Z">
          <w:pPr>
            <w:autoSpaceDE w:val="0"/>
            <w:autoSpaceDN w:val="0"/>
            <w:adjustRightInd w:val="0"/>
            <w:spacing w:after="0" w:line="240" w:lineRule="auto"/>
          </w:pPr>
        </w:pPrChange>
      </w:pPr>
      <w:ins w:id="307" w:author="Richard Merrick" w:date="2015-06-14T15:17:00Z">
        <w:r>
          <w:rPr>
            <w:sz w:val="24"/>
            <w:szCs w:val="24"/>
          </w:rPr>
          <w:t>D</w:t>
        </w:r>
      </w:ins>
      <w:del w:id="308" w:author="Richard Merrick" w:date="2015-06-14T15:17:00Z">
        <w:r w:rsidR="00856CA9" w:rsidRPr="00520054" w:rsidDel="00520054">
          <w:rPr>
            <w:sz w:val="24"/>
            <w:szCs w:val="24"/>
            <w:rPrChange w:id="309" w:author="Richard Merrick" w:date="2015-06-14T15:17:00Z">
              <w:rPr/>
            </w:rPrChange>
          </w:rPr>
          <w:delText xml:space="preserve"> </w:delText>
        </w:r>
      </w:del>
      <w:ins w:id="310" w:author="Richard Merrick" w:date="2015-06-14T15:03:00Z">
        <w:r w:rsidR="009F4871" w:rsidRPr="00520054">
          <w:rPr>
            <w:sz w:val="24"/>
            <w:szCs w:val="24"/>
            <w:rPrChange w:id="311" w:author="Richard Merrick" w:date="2015-06-14T15:17:00Z">
              <w:rPr/>
            </w:rPrChange>
          </w:rPr>
          <w:t>evelop Regional Action Plans for implementation of the Na</w:t>
        </w:r>
        <w:r w:rsidRPr="00520054">
          <w:rPr>
            <w:sz w:val="24"/>
            <w:szCs w:val="24"/>
          </w:rPr>
          <w:t>tional Climate Science Strategy;</w:t>
        </w:r>
        <w:r w:rsidR="009F4871" w:rsidRPr="00520054">
          <w:rPr>
            <w:sz w:val="24"/>
            <w:szCs w:val="24"/>
            <w:rPrChange w:id="312" w:author="Richard Merrick" w:date="2015-06-14T15:17:00Z">
              <w:rPr/>
            </w:rPrChange>
          </w:rPr>
          <w:t xml:space="preserve">  </w:t>
        </w:r>
      </w:ins>
    </w:p>
    <w:p w14:paraId="718CEFF3" w14:textId="2AD30F71" w:rsidR="00520054" w:rsidRDefault="00520054">
      <w:pPr>
        <w:pStyle w:val="ListParagraph"/>
        <w:numPr>
          <w:ilvl w:val="0"/>
          <w:numId w:val="27"/>
        </w:numPr>
        <w:autoSpaceDE w:val="0"/>
        <w:autoSpaceDN w:val="0"/>
        <w:adjustRightInd w:val="0"/>
        <w:spacing w:after="0" w:line="240" w:lineRule="auto"/>
        <w:rPr>
          <w:ins w:id="313" w:author="Richard Merrick" w:date="2015-06-14T15:17:00Z"/>
          <w:sz w:val="24"/>
          <w:szCs w:val="24"/>
        </w:rPr>
        <w:pPrChange w:id="314" w:author="Richard Merrick" w:date="2015-06-14T15:17:00Z">
          <w:pPr>
            <w:autoSpaceDE w:val="0"/>
            <w:autoSpaceDN w:val="0"/>
            <w:adjustRightInd w:val="0"/>
            <w:spacing w:after="0" w:line="240" w:lineRule="auto"/>
          </w:pPr>
        </w:pPrChange>
      </w:pPr>
      <w:ins w:id="315" w:author="Richard Merrick" w:date="2015-06-14T15:23:00Z">
        <w:r>
          <w:rPr>
            <w:sz w:val="24"/>
            <w:szCs w:val="24"/>
          </w:rPr>
          <w:t>Expand Climate Vulnerability Analyses</w:t>
        </w:r>
      </w:ins>
      <w:ins w:id="316" w:author="Richard Merrick" w:date="2015-06-14T15:24:00Z">
        <w:r>
          <w:rPr>
            <w:sz w:val="24"/>
            <w:szCs w:val="24"/>
          </w:rPr>
          <w:t xml:space="preserve"> to managed fish stocks on the West Coast and in Alaska;</w:t>
        </w:r>
      </w:ins>
    </w:p>
    <w:p w14:paraId="03CBFCDA" w14:textId="22CDAF1A" w:rsidR="00520054" w:rsidRDefault="006257CD">
      <w:pPr>
        <w:pStyle w:val="ListParagraph"/>
        <w:numPr>
          <w:ilvl w:val="0"/>
          <w:numId w:val="27"/>
        </w:numPr>
        <w:autoSpaceDE w:val="0"/>
        <w:autoSpaceDN w:val="0"/>
        <w:adjustRightInd w:val="0"/>
        <w:spacing w:after="0" w:line="240" w:lineRule="auto"/>
        <w:rPr>
          <w:ins w:id="317" w:author="Richard Merrick" w:date="2015-06-14T15:17:00Z"/>
          <w:sz w:val="24"/>
          <w:szCs w:val="24"/>
        </w:rPr>
        <w:pPrChange w:id="318" w:author="Richard Merrick" w:date="2015-06-14T15:17:00Z">
          <w:pPr>
            <w:autoSpaceDE w:val="0"/>
            <w:autoSpaceDN w:val="0"/>
            <w:adjustRightInd w:val="0"/>
            <w:spacing w:after="0" w:line="240" w:lineRule="auto"/>
          </w:pPr>
        </w:pPrChange>
      </w:pPr>
      <w:del w:id="319" w:author="Richard Merrick" w:date="2015-06-14T15:17:00Z">
        <w:r w:rsidRPr="00520054" w:rsidDel="00520054">
          <w:rPr>
            <w:sz w:val="24"/>
            <w:szCs w:val="24"/>
            <w:rPrChange w:id="320" w:author="Richard Merrick" w:date="2015-06-14T15:17:00Z">
              <w:rPr/>
            </w:rPrChange>
          </w:rPr>
          <w:delText>We will i</w:delText>
        </w:r>
      </w:del>
      <w:ins w:id="321" w:author="Richard Merrick" w:date="2015-06-14T15:17:00Z">
        <w:r w:rsidR="00520054">
          <w:rPr>
            <w:sz w:val="24"/>
            <w:szCs w:val="24"/>
          </w:rPr>
          <w:t>I</w:t>
        </w:r>
      </w:ins>
      <w:r w:rsidR="00775AE7" w:rsidRPr="00520054">
        <w:rPr>
          <w:sz w:val="24"/>
          <w:szCs w:val="24"/>
          <w:rPrChange w:id="322" w:author="Richard Merrick" w:date="2015-06-14T15:17:00Z">
            <w:rPr/>
          </w:rPrChange>
        </w:rPr>
        <w:t xml:space="preserve">mplement a national protocol for the prioritization of fish stock assessments </w:t>
      </w:r>
      <w:r w:rsidR="002B6EC9" w:rsidRPr="00520054">
        <w:rPr>
          <w:sz w:val="24"/>
          <w:szCs w:val="24"/>
          <w:rPrChange w:id="323" w:author="Richard Merrick" w:date="2015-06-14T15:17:00Z">
            <w:rPr/>
          </w:rPrChange>
        </w:rPr>
        <w:t xml:space="preserve">and </w:t>
      </w:r>
      <w:r w:rsidR="00F9636B" w:rsidRPr="00520054">
        <w:rPr>
          <w:sz w:val="24"/>
          <w:szCs w:val="24"/>
          <w:rPrChange w:id="324" w:author="Richard Merrick" w:date="2015-06-14T15:17:00Z">
            <w:rPr/>
          </w:rPrChange>
        </w:rPr>
        <w:t xml:space="preserve">enhance </w:t>
      </w:r>
      <w:r w:rsidR="002B6EC9" w:rsidRPr="00520054">
        <w:rPr>
          <w:sz w:val="24"/>
          <w:szCs w:val="24"/>
          <w:rPrChange w:id="325" w:author="Richard Merrick" w:date="2015-06-14T15:17:00Z">
            <w:rPr/>
          </w:rPrChange>
        </w:rPr>
        <w:t>application of</w:t>
      </w:r>
      <w:r w:rsidR="00775AE7" w:rsidRPr="00520054">
        <w:rPr>
          <w:sz w:val="24"/>
          <w:szCs w:val="24"/>
          <w:rPrChange w:id="326" w:author="Richard Merrick" w:date="2015-06-14T15:17:00Z">
            <w:rPr/>
          </w:rPrChange>
        </w:rPr>
        <w:t xml:space="preserve"> </w:t>
      </w:r>
      <w:r w:rsidR="00856CA9" w:rsidRPr="00520054">
        <w:rPr>
          <w:sz w:val="24"/>
          <w:szCs w:val="24"/>
          <w:rPrChange w:id="327" w:author="Richard Merrick" w:date="2015-06-14T15:17:00Z">
            <w:rPr/>
          </w:rPrChange>
        </w:rPr>
        <w:t xml:space="preserve">ecosystem-based management across more geographic </w:t>
      </w:r>
      <w:r w:rsidR="003210F0" w:rsidRPr="00520054">
        <w:rPr>
          <w:sz w:val="24"/>
          <w:szCs w:val="24"/>
          <w:rPrChange w:id="328" w:author="Richard Merrick" w:date="2015-06-14T15:17:00Z">
            <w:rPr/>
          </w:rPrChange>
        </w:rPr>
        <w:t xml:space="preserve">areas </w:t>
      </w:r>
      <w:r w:rsidR="00856CA9" w:rsidRPr="00520054">
        <w:rPr>
          <w:sz w:val="24"/>
          <w:szCs w:val="24"/>
          <w:rPrChange w:id="329" w:author="Richard Merrick" w:date="2015-06-14T15:17:00Z">
            <w:rPr/>
          </w:rPrChange>
        </w:rPr>
        <w:t xml:space="preserve">and other resource </w:t>
      </w:r>
      <w:r w:rsidR="003210F0" w:rsidRPr="00520054">
        <w:rPr>
          <w:sz w:val="24"/>
          <w:szCs w:val="24"/>
          <w:rPrChange w:id="330" w:author="Richard Merrick" w:date="2015-06-14T15:17:00Z">
            <w:rPr/>
          </w:rPrChange>
        </w:rPr>
        <w:t>sectors</w:t>
      </w:r>
      <w:ins w:id="331" w:author="Richard Merrick" w:date="2015-06-14T15:23:00Z">
        <w:r w:rsidR="00520054">
          <w:rPr>
            <w:sz w:val="24"/>
            <w:szCs w:val="24"/>
          </w:rPr>
          <w:t>;</w:t>
        </w:r>
      </w:ins>
      <w:del w:id="332" w:author="Richard Merrick" w:date="2015-06-14T15:23:00Z">
        <w:r w:rsidR="00856CA9" w:rsidRPr="00520054" w:rsidDel="00520054">
          <w:rPr>
            <w:sz w:val="24"/>
            <w:szCs w:val="24"/>
            <w:rPrChange w:id="333" w:author="Richard Merrick" w:date="2015-06-14T15:17:00Z">
              <w:rPr/>
            </w:rPrChange>
          </w:rPr>
          <w:delText>.</w:delText>
        </w:r>
      </w:del>
      <w:r w:rsidR="00856CA9" w:rsidRPr="00520054">
        <w:rPr>
          <w:sz w:val="24"/>
          <w:szCs w:val="24"/>
          <w:rPrChange w:id="334" w:author="Richard Merrick" w:date="2015-06-14T15:17:00Z">
            <w:rPr/>
          </w:rPrChange>
        </w:rPr>
        <w:t xml:space="preserve"> </w:t>
      </w:r>
      <w:del w:id="335" w:author="Richard Merrick" w:date="2015-06-14T15:18:00Z">
        <w:r w:rsidR="00856CA9" w:rsidRPr="00520054" w:rsidDel="00520054">
          <w:rPr>
            <w:sz w:val="24"/>
            <w:szCs w:val="24"/>
            <w:rPrChange w:id="336" w:author="Richard Merrick" w:date="2015-06-14T15:17:00Z">
              <w:rPr/>
            </w:rPrChange>
          </w:rPr>
          <w:delText>Our strategy requires a transition to the continuous production of NGSAs</w:delText>
        </w:r>
        <w:r w:rsidR="00775AE7" w:rsidRPr="00520054" w:rsidDel="00520054">
          <w:rPr>
            <w:sz w:val="24"/>
            <w:szCs w:val="24"/>
            <w:rPrChange w:id="337" w:author="Richard Merrick" w:date="2015-06-14T15:17:00Z">
              <w:rPr/>
            </w:rPrChange>
          </w:rPr>
          <w:delText xml:space="preserve"> for key fish stocks</w:delText>
        </w:r>
        <w:r w:rsidR="00856CA9" w:rsidRPr="00520054" w:rsidDel="00520054">
          <w:rPr>
            <w:sz w:val="24"/>
            <w:szCs w:val="24"/>
            <w:rPrChange w:id="338" w:author="Richard Merrick" w:date="2015-06-14T15:17:00Z">
              <w:rPr/>
            </w:rPrChange>
          </w:rPr>
          <w:delText xml:space="preserve">. </w:delText>
        </w:r>
      </w:del>
    </w:p>
    <w:p w14:paraId="49D872D0" w14:textId="28482636" w:rsidR="005743FB" w:rsidRDefault="00520054">
      <w:pPr>
        <w:pStyle w:val="ListParagraph"/>
        <w:numPr>
          <w:ilvl w:val="0"/>
          <w:numId w:val="27"/>
        </w:numPr>
        <w:autoSpaceDE w:val="0"/>
        <w:autoSpaceDN w:val="0"/>
        <w:adjustRightInd w:val="0"/>
        <w:spacing w:after="0" w:line="240" w:lineRule="auto"/>
        <w:rPr>
          <w:ins w:id="339" w:author="Richard Merrick" w:date="2015-06-14T15:18:00Z"/>
          <w:sz w:val="24"/>
          <w:szCs w:val="24"/>
        </w:rPr>
        <w:pPrChange w:id="340" w:author="Richard Merrick" w:date="2015-06-14T15:17:00Z">
          <w:pPr>
            <w:autoSpaceDE w:val="0"/>
            <w:autoSpaceDN w:val="0"/>
            <w:adjustRightInd w:val="0"/>
            <w:spacing w:after="0" w:line="240" w:lineRule="auto"/>
          </w:pPr>
        </w:pPrChange>
      </w:pPr>
      <w:ins w:id="341" w:author="Richard Merrick" w:date="2015-06-14T15:17:00Z">
        <w:r>
          <w:rPr>
            <w:sz w:val="24"/>
            <w:szCs w:val="24"/>
          </w:rPr>
          <w:t>C</w:t>
        </w:r>
      </w:ins>
      <w:ins w:id="342" w:author="Richard Merrick" w:date="2015-06-14T15:11:00Z">
        <w:r w:rsidR="00C84F66" w:rsidRPr="00520054">
          <w:rPr>
            <w:sz w:val="24"/>
            <w:szCs w:val="24"/>
            <w:rPrChange w:id="343" w:author="Richard Merrick" w:date="2015-06-14T15:17:00Z">
              <w:rPr/>
            </w:rPrChange>
          </w:rPr>
          <w:t>ontinue implementation of its Ecosystem Based Fishery Management Roadmap</w:t>
        </w:r>
      </w:ins>
      <w:ins w:id="344" w:author="Richard Merrick" w:date="2015-06-14T15:32:00Z">
        <w:r w:rsidR="009C677E">
          <w:rPr>
            <w:sz w:val="24"/>
            <w:szCs w:val="24"/>
          </w:rPr>
          <w:t xml:space="preserve"> including the identification of indicators of ecosystem health as well as a National Policy Directive on EBFM</w:t>
        </w:r>
      </w:ins>
      <w:ins w:id="345" w:author="Richard Merrick" w:date="2015-06-14T15:11:00Z">
        <w:r w:rsidRPr="00520054">
          <w:rPr>
            <w:sz w:val="24"/>
            <w:szCs w:val="24"/>
          </w:rPr>
          <w:t xml:space="preserve">; </w:t>
        </w:r>
      </w:ins>
    </w:p>
    <w:p w14:paraId="2112B5ED" w14:textId="6A5A2891" w:rsidR="00520054" w:rsidRDefault="00520054">
      <w:pPr>
        <w:pStyle w:val="ListParagraph"/>
        <w:numPr>
          <w:ilvl w:val="0"/>
          <w:numId w:val="27"/>
        </w:numPr>
        <w:autoSpaceDE w:val="0"/>
        <w:autoSpaceDN w:val="0"/>
        <w:adjustRightInd w:val="0"/>
        <w:spacing w:after="0" w:line="240" w:lineRule="auto"/>
        <w:rPr>
          <w:ins w:id="346" w:author="Richard Merrick" w:date="2015-06-14T21:22:00Z"/>
          <w:sz w:val="24"/>
          <w:szCs w:val="24"/>
        </w:rPr>
        <w:pPrChange w:id="347" w:author="Richard Merrick" w:date="2015-06-14T15:17:00Z">
          <w:pPr>
            <w:autoSpaceDE w:val="0"/>
            <w:autoSpaceDN w:val="0"/>
            <w:adjustRightInd w:val="0"/>
            <w:spacing w:after="0" w:line="240" w:lineRule="auto"/>
          </w:pPr>
        </w:pPrChange>
      </w:pPr>
      <w:ins w:id="348" w:author="Richard Merrick" w:date="2015-06-14T15:18:00Z">
        <w:r>
          <w:rPr>
            <w:sz w:val="24"/>
            <w:szCs w:val="24"/>
          </w:rPr>
          <w:t xml:space="preserve">Conduct the </w:t>
        </w:r>
      </w:ins>
      <w:ins w:id="349" w:author="Richard Merrick" w:date="2015-06-14T15:19:00Z">
        <w:r>
          <w:rPr>
            <w:sz w:val="24"/>
            <w:szCs w:val="24"/>
          </w:rPr>
          <w:t>r</w:t>
        </w:r>
      </w:ins>
      <w:ins w:id="350" w:author="Richard Merrick" w:date="2015-06-14T15:18:00Z">
        <w:r w:rsidR="004442CD">
          <w:rPr>
            <w:sz w:val="24"/>
            <w:szCs w:val="24"/>
          </w:rPr>
          <w:t>eviews of r</w:t>
        </w:r>
        <w:r>
          <w:rPr>
            <w:sz w:val="24"/>
            <w:szCs w:val="24"/>
          </w:rPr>
          <w:t>egional Science Center Ecosystem Science Program</w:t>
        </w:r>
      </w:ins>
      <w:ins w:id="351" w:author="Richard Merrick" w:date="2015-06-14T15:19:00Z">
        <w:r>
          <w:rPr>
            <w:sz w:val="24"/>
            <w:szCs w:val="24"/>
          </w:rPr>
          <w:t>s</w:t>
        </w:r>
      </w:ins>
      <w:ins w:id="352" w:author="Richard Merrick" w:date="2015-06-14T21:22:00Z">
        <w:r w:rsidR="00F36DC3">
          <w:rPr>
            <w:sz w:val="24"/>
            <w:szCs w:val="24"/>
          </w:rPr>
          <w:t>; and</w:t>
        </w:r>
      </w:ins>
    </w:p>
    <w:p w14:paraId="0521522D" w14:textId="61EF4CC9" w:rsidR="00F36DC3" w:rsidRPr="00520054" w:rsidRDefault="00F36DC3">
      <w:pPr>
        <w:pStyle w:val="ListParagraph"/>
        <w:numPr>
          <w:ilvl w:val="0"/>
          <w:numId w:val="27"/>
        </w:numPr>
        <w:autoSpaceDE w:val="0"/>
        <w:autoSpaceDN w:val="0"/>
        <w:adjustRightInd w:val="0"/>
        <w:spacing w:after="0" w:line="240" w:lineRule="auto"/>
        <w:rPr>
          <w:sz w:val="24"/>
          <w:szCs w:val="24"/>
          <w:rPrChange w:id="353" w:author="Richard Merrick" w:date="2015-06-14T15:17:00Z">
            <w:rPr/>
          </w:rPrChange>
        </w:rPr>
        <w:pPrChange w:id="354" w:author="Richard Merrick" w:date="2015-06-14T15:17:00Z">
          <w:pPr>
            <w:autoSpaceDE w:val="0"/>
            <w:autoSpaceDN w:val="0"/>
            <w:adjustRightInd w:val="0"/>
            <w:spacing w:after="0" w:line="240" w:lineRule="auto"/>
          </w:pPr>
        </w:pPrChange>
      </w:pPr>
      <w:ins w:id="355" w:author="Richard Merrick" w:date="2015-06-14T21:22:00Z">
        <w:r>
          <w:rPr>
            <w:sz w:val="24"/>
            <w:szCs w:val="24"/>
          </w:rPr>
          <w:t xml:space="preserve">Expand </w:t>
        </w:r>
      </w:ins>
      <w:ins w:id="356" w:author="Richard Merrick" w:date="2015-06-14T21:23:00Z">
        <w:r>
          <w:rPr>
            <w:sz w:val="24"/>
            <w:szCs w:val="24"/>
          </w:rPr>
          <w:t>communication of NOAA Fisheries science</w:t>
        </w:r>
      </w:ins>
      <w:ins w:id="357" w:author="Richard Merrick" w:date="2015-06-14T21:24:00Z">
        <w:r>
          <w:rPr>
            <w:sz w:val="24"/>
            <w:szCs w:val="24"/>
          </w:rPr>
          <w:t xml:space="preserve"> to Congressional and regional stakeholders.</w:t>
        </w:r>
      </w:ins>
    </w:p>
    <w:p w14:paraId="5669C5CE" w14:textId="77777777" w:rsidR="005348F3" w:rsidRDefault="005348F3" w:rsidP="00634630">
      <w:pPr>
        <w:autoSpaceDE w:val="0"/>
        <w:autoSpaceDN w:val="0"/>
        <w:adjustRightInd w:val="0"/>
        <w:spacing w:after="0" w:line="240" w:lineRule="auto"/>
        <w:rPr>
          <w:sz w:val="24"/>
          <w:szCs w:val="24"/>
        </w:rPr>
      </w:pPr>
    </w:p>
    <w:p w14:paraId="32D664BA" w14:textId="58BD9C56" w:rsidR="00634630" w:rsidRDefault="002B6EC9" w:rsidP="00634630">
      <w:pPr>
        <w:autoSpaceDE w:val="0"/>
        <w:autoSpaceDN w:val="0"/>
        <w:adjustRightInd w:val="0"/>
        <w:spacing w:after="0" w:line="240" w:lineRule="auto"/>
        <w:rPr>
          <w:sz w:val="24"/>
          <w:szCs w:val="24"/>
        </w:rPr>
      </w:pPr>
      <w:r>
        <w:rPr>
          <w:sz w:val="24"/>
          <w:szCs w:val="24"/>
        </w:rPr>
        <w:t>S</w:t>
      </w:r>
      <w:r w:rsidRPr="003C1719">
        <w:rPr>
          <w:sz w:val="24"/>
          <w:szCs w:val="24"/>
        </w:rPr>
        <w:t xml:space="preserve">ocioeconomic research and forecast models are a priority </w:t>
      </w:r>
      <w:r>
        <w:rPr>
          <w:sz w:val="24"/>
          <w:szCs w:val="24"/>
        </w:rPr>
        <w:t>t</w:t>
      </w:r>
      <w:r w:rsidR="00634630" w:rsidRPr="003C1719">
        <w:rPr>
          <w:sz w:val="24"/>
          <w:szCs w:val="24"/>
        </w:rPr>
        <w:t>o complement our biological and physical science and better understand and forecast what is socially and economically sustainable. Understanding human use patterns in marine ecosystems is crucial</w:t>
      </w:r>
      <w:r w:rsidR="00BD6ADC" w:rsidRPr="00BD6ADC">
        <w:rPr>
          <w:sz w:val="24"/>
          <w:szCs w:val="24"/>
        </w:rPr>
        <w:t xml:space="preserve"> </w:t>
      </w:r>
      <w:r w:rsidR="00BD6ADC">
        <w:rPr>
          <w:sz w:val="24"/>
          <w:szCs w:val="24"/>
        </w:rPr>
        <w:t>given the important impact as well as the significant reliance people have on</w:t>
      </w:r>
      <w:r w:rsidR="0052244E">
        <w:rPr>
          <w:sz w:val="24"/>
          <w:szCs w:val="24"/>
        </w:rPr>
        <w:t>,</w:t>
      </w:r>
      <w:r w:rsidR="00634630" w:rsidRPr="003C1719">
        <w:rPr>
          <w:sz w:val="24"/>
          <w:szCs w:val="24"/>
        </w:rPr>
        <w:t xml:space="preserve"> marine ecosystems. Ultimately, both stock assessment</w:t>
      </w:r>
      <w:r>
        <w:rPr>
          <w:sz w:val="24"/>
          <w:szCs w:val="24"/>
        </w:rPr>
        <w:t>s</w:t>
      </w:r>
      <w:r w:rsidR="00634630" w:rsidRPr="003C1719">
        <w:rPr>
          <w:sz w:val="24"/>
          <w:szCs w:val="24"/>
        </w:rPr>
        <w:t xml:space="preserve"> and social and economic science products are needed to inform managers.</w:t>
      </w:r>
    </w:p>
    <w:p w14:paraId="65E2F4D5" w14:textId="77777777" w:rsidR="00634630" w:rsidRDefault="00634630" w:rsidP="00634630">
      <w:pPr>
        <w:autoSpaceDE w:val="0"/>
        <w:autoSpaceDN w:val="0"/>
        <w:adjustRightInd w:val="0"/>
        <w:spacing w:after="0" w:line="240" w:lineRule="auto"/>
        <w:rPr>
          <w:sz w:val="24"/>
          <w:szCs w:val="24"/>
        </w:rPr>
      </w:pPr>
    </w:p>
    <w:p w14:paraId="34FE62B6" w14:textId="77777777" w:rsidR="00520054" w:rsidRDefault="00634630" w:rsidP="00634630">
      <w:pPr>
        <w:autoSpaceDE w:val="0"/>
        <w:autoSpaceDN w:val="0"/>
        <w:adjustRightInd w:val="0"/>
        <w:spacing w:after="0" w:line="240" w:lineRule="auto"/>
        <w:rPr>
          <w:ins w:id="358" w:author="Richard Merrick" w:date="2015-06-14T15:21:00Z"/>
          <w:sz w:val="24"/>
          <w:szCs w:val="24"/>
        </w:rPr>
      </w:pPr>
      <w:r>
        <w:rPr>
          <w:sz w:val="24"/>
          <w:szCs w:val="24"/>
        </w:rPr>
        <w:t xml:space="preserve">Our approach </w:t>
      </w:r>
      <w:r w:rsidRPr="003C1719">
        <w:rPr>
          <w:sz w:val="24"/>
          <w:szCs w:val="24"/>
        </w:rPr>
        <w:t>relies increasingly on partnerships for comprehensive, high-quality integrated science data and products/services. These efforts include</w:t>
      </w:r>
      <w:ins w:id="359" w:author="Richard Merrick" w:date="2015-06-14T15:19:00Z">
        <w:r w:rsidR="00520054">
          <w:rPr>
            <w:sz w:val="24"/>
            <w:szCs w:val="24"/>
          </w:rPr>
          <w:t>:</w:t>
        </w:r>
      </w:ins>
    </w:p>
    <w:p w14:paraId="7845D8DC" w14:textId="77777777" w:rsidR="00520054" w:rsidRDefault="00520054" w:rsidP="00634630">
      <w:pPr>
        <w:autoSpaceDE w:val="0"/>
        <w:autoSpaceDN w:val="0"/>
        <w:adjustRightInd w:val="0"/>
        <w:spacing w:after="0" w:line="240" w:lineRule="auto"/>
        <w:rPr>
          <w:ins w:id="360" w:author="Richard Merrick" w:date="2015-06-14T15:19:00Z"/>
          <w:sz w:val="24"/>
          <w:szCs w:val="24"/>
        </w:rPr>
      </w:pPr>
    </w:p>
    <w:p w14:paraId="792A386D" w14:textId="572FC4D4" w:rsidR="00520054" w:rsidRDefault="00634630">
      <w:pPr>
        <w:pStyle w:val="ListParagraph"/>
        <w:numPr>
          <w:ilvl w:val="0"/>
          <w:numId w:val="28"/>
        </w:numPr>
        <w:autoSpaceDE w:val="0"/>
        <w:autoSpaceDN w:val="0"/>
        <w:adjustRightInd w:val="0"/>
        <w:spacing w:after="0" w:line="240" w:lineRule="auto"/>
        <w:rPr>
          <w:ins w:id="361" w:author="Richard Merrick" w:date="2015-06-14T15:20:00Z"/>
          <w:sz w:val="24"/>
          <w:szCs w:val="24"/>
        </w:rPr>
        <w:pPrChange w:id="362" w:author="Richard Merrick" w:date="2015-06-14T15:19:00Z">
          <w:pPr>
            <w:autoSpaceDE w:val="0"/>
            <w:autoSpaceDN w:val="0"/>
            <w:adjustRightInd w:val="0"/>
            <w:spacing w:after="0" w:line="240" w:lineRule="auto"/>
          </w:pPr>
        </w:pPrChange>
      </w:pPr>
      <w:del w:id="363" w:author="Richard Merrick" w:date="2015-06-14T15:19:00Z">
        <w:r w:rsidRPr="00520054" w:rsidDel="00520054">
          <w:rPr>
            <w:sz w:val="24"/>
            <w:szCs w:val="24"/>
            <w:rPrChange w:id="364" w:author="Richard Merrick" w:date="2015-06-14T15:19:00Z">
              <w:rPr/>
            </w:rPrChange>
          </w:rPr>
          <w:delText xml:space="preserve"> </w:delText>
        </w:r>
      </w:del>
      <w:ins w:id="365" w:author="Richard Merrick" w:date="2015-06-14T15:20:00Z">
        <w:r w:rsidR="00520054">
          <w:rPr>
            <w:sz w:val="24"/>
            <w:szCs w:val="24"/>
          </w:rPr>
          <w:t>C</w:t>
        </w:r>
      </w:ins>
      <w:del w:id="366" w:author="Richard Merrick" w:date="2015-06-14T15:20:00Z">
        <w:r w:rsidR="00775AE7" w:rsidRPr="00520054" w:rsidDel="00520054">
          <w:rPr>
            <w:sz w:val="24"/>
            <w:szCs w:val="24"/>
            <w:rPrChange w:id="367" w:author="Richard Merrick" w:date="2015-06-14T15:19:00Z">
              <w:rPr/>
            </w:rPrChange>
          </w:rPr>
          <w:delText>c</w:delText>
        </w:r>
      </w:del>
      <w:r w:rsidR="00775AE7" w:rsidRPr="00520054">
        <w:rPr>
          <w:sz w:val="24"/>
          <w:szCs w:val="24"/>
          <w:rPrChange w:id="368" w:author="Richard Merrick" w:date="2015-06-14T15:19:00Z">
            <w:rPr/>
          </w:rPrChange>
        </w:rPr>
        <w:t>ollaborati</w:t>
      </w:r>
      <w:r w:rsidR="00C01EAB" w:rsidRPr="00520054">
        <w:rPr>
          <w:sz w:val="24"/>
          <w:szCs w:val="24"/>
          <w:rPrChange w:id="369" w:author="Richard Merrick" w:date="2015-06-14T15:19:00Z">
            <w:rPr/>
          </w:rPrChange>
        </w:rPr>
        <w:t xml:space="preserve">ng </w:t>
      </w:r>
      <w:ins w:id="370" w:author="Richard Merrick" w:date="2015-06-14T15:26:00Z">
        <w:r w:rsidR="00870602">
          <w:rPr>
            <w:sz w:val="24"/>
            <w:szCs w:val="24"/>
          </w:rPr>
          <w:t xml:space="preserve">through research and joint studies </w:t>
        </w:r>
      </w:ins>
      <w:r w:rsidRPr="00520054">
        <w:rPr>
          <w:sz w:val="24"/>
          <w:szCs w:val="24"/>
          <w:rPrChange w:id="371" w:author="Richard Merrick" w:date="2015-06-14T15:19:00Z">
            <w:rPr/>
          </w:rPrChange>
        </w:rPr>
        <w:t>with other NOAA line offices (e.g.,</w:t>
      </w:r>
      <w:r w:rsidR="00775AE7" w:rsidRPr="00520054">
        <w:rPr>
          <w:sz w:val="24"/>
          <w:szCs w:val="24"/>
          <w:rPrChange w:id="372" w:author="Richard Merrick" w:date="2015-06-14T15:19:00Z">
            <w:rPr/>
          </w:rPrChange>
        </w:rPr>
        <w:t xml:space="preserve"> </w:t>
      </w:r>
      <w:r w:rsidR="0019744D" w:rsidRPr="00520054">
        <w:rPr>
          <w:sz w:val="24"/>
          <w:szCs w:val="24"/>
          <w:rPrChange w:id="373" w:author="Richard Merrick" w:date="2015-06-14T15:19:00Z">
            <w:rPr/>
          </w:rPrChange>
        </w:rPr>
        <w:t xml:space="preserve">NOAA’s </w:t>
      </w:r>
      <w:r w:rsidR="00296D50" w:rsidRPr="00520054">
        <w:rPr>
          <w:sz w:val="24"/>
          <w:szCs w:val="24"/>
          <w:rPrChange w:id="374" w:author="Richard Merrick" w:date="2015-06-14T15:19:00Z">
            <w:rPr/>
          </w:rPrChange>
        </w:rPr>
        <w:t>O</w:t>
      </w:r>
      <w:r w:rsidR="0019744D" w:rsidRPr="00520054">
        <w:rPr>
          <w:sz w:val="24"/>
          <w:szCs w:val="24"/>
          <w:rPrChange w:id="375" w:author="Richard Merrick" w:date="2015-06-14T15:19:00Z">
            <w:rPr/>
          </w:rPrChange>
        </w:rPr>
        <w:t xml:space="preserve">ffice of </w:t>
      </w:r>
      <w:r w:rsidR="00775AE7" w:rsidRPr="00520054">
        <w:rPr>
          <w:sz w:val="24"/>
          <w:szCs w:val="24"/>
          <w:rPrChange w:id="376" w:author="Richard Merrick" w:date="2015-06-14T15:19:00Z">
            <w:rPr/>
          </w:rPrChange>
        </w:rPr>
        <w:t>O</w:t>
      </w:r>
      <w:r w:rsidR="0019744D" w:rsidRPr="00520054">
        <w:rPr>
          <w:sz w:val="24"/>
          <w:szCs w:val="24"/>
          <w:rPrChange w:id="377" w:author="Richard Merrick" w:date="2015-06-14T15:19:00Z">
            <w:rPr/>
          </w:rPrChange>
        </w:rPr>
        <w:t>ceanic and Atmospheric Research</w:t>
      </w:r>
      <w:r w:rsidRPr="00520054">
        <w:rPr>
          <w:sz w:val="24"/>
          <w:szCs w:val="24"/>
          <w:rPrChange w:id="378" w:author="Richard Merrick" w:date="2015-06-14T15:19:00Z">
            <w:rPr/>
          </w:rPrChange>
        </w:rPr>
        <w:t xml:space="preserve"> for climate research</w:t>
      </w:r>
      <w:r w:rsidR="00775AE7" w:rsidRPr="00520054">
        <w:rPr>
          <w:sz w:val="24"/>
          <w:szCs w:val="24"/>
          <w:rPrChange w:id="379" w:author="Richard Merrick" w:date="2015-06-14T15:19:00Z">
            <w:rPr/>
          </w:rPrChange>
        </w:rPr>
        <w:t>, advance</w:t>
      </w:r>
      <w:ins w:id="380" w:author="Richard Merrick" w:date="2015-06-14T15:03:00Z">
        <w:r w:rsidR="00C84F66" w:rsidRPr="00520054">
          <w:rPr>
            <w:sz w:val="24"/>
            <w:szCs w:val="24"/>
            <w:rPrChange w:id="381" w:author="Richard Merrick" w:date="2015-06-14T15:19:00Z">
              <w:rPr/>
            </w:rPrChange>
          </w:rPr>
          <w:t>d</w:t>
        </w:r>
      </w:ins>
      <w:r w:rsidR="00775AE7" w:rsidRPr="00520054">
        <w:rPr>
          <w:sz w:val="24"/>
          <w:szCs w:val="24"/>
          <w:rPrChange w:id="382" w:author="Richard Merrick" w:date="2015-06-14T15:19:00Z">
            <w:rPr/>
          </w:rPrChange>
        </w:rPr>
        <w:t xml:space="preserve"> modeling, genomics</w:t>
      </w:r>
      <w:ins w:id="383" w:author="Richard Merrick" w:date="2015-06-14T15:04:00Z">
        <w:r w:rsidR="00C84F66" w:rsidRPr="00520054">
          <w:rPr>
            <w:sz w:val="24"/>
            <w:szCs w:val="24"/>
            <w:rPrChange w:id="384" w:author="Richard Merrick" w:date="2015-06-14T15:19:00Z">
              <w:rPr/>
            </w:rPrChange>
          </w:rPr>
          <w:t>; with NOAA’s OMAO for the development of a long term vision for survey platforms</w:t>
        </w:r>
      </w:ins>
      <w:ins w:id="385" w:author="Richard Merrick" w:date="2015-06-14T15:27:00Z">
        <w:r w:rsidR="00870602">
          <w:rPr>
            <w:sz w:val="24"/>
            <w:szCs w:val="24"/>
          </w:rPr>
          <w:t>;</w:t>
        </w:r>
      </w:ins>
      <w:ins w:id="386" w:author="Richard Merrick" w:date="2015-06-14T15:20:00Z">
        <w:r w:rsidR="00520054">
          <w:rPr>
            <w:sz w:val="24"/>
            <w:szCs w:val="24"/>
          </w:rPr>
          <w:t xml:space="preserve"> and NOS on community resilience and ecosystem forecasting</w:t>
        </w:r>
      </w:ins>
      <w:r w:rsidRPr="00520054">
        <w:rPr>
          <w:sz w:val="24"/>
          <w:szCs w:val="24"/>
          <w:rPrChange w:id="387" w:author="Richard Merrick" w:date="2015-06-14T15:19:00Z">
            <w:rPr/>
          </w:rPrChange>
        </w:rPr>
        <w:t>)</w:t>
      </w:r>
      <w:del w:id="388" w:author="Richard Merrick" w:date="2015-06-14T15:26:00Z">
        <w:r w:rsidRPr="00520054" w:rsidDel="00870602">
          <w:rPr>
            <w:sz w:val="24"/>
            <w:szCs w:val="24"/>
            <w:rPrChange w:id="389" w:author="Richard Merrick" w:date="2015-06-14T15:19:00Z">
              <w:rPr/>
            </w:rPrChange>
          </w:rPr>
          <w:delText>,</w:delText>
        </w:r>
      </w:del>
      <w:ins w:id="390" w:author="Richard Merrick" w:date="2015-06-14T15:23:00Z">
        <w:r w:rsidR="00520054">
          <w:rPr>
            <w:sz w:val="24"/>
            <w:szCs w:val="24"/>
          </w:rPr>
          <w:t>;</w:t>
        </w:r>
      </w:ins>
      <w:del w:id="391" w:author="Richard Merrick" w:date="2015-06-14T15:23:00Z">
        <w:r w:rsidRPr="00520054" w:rsidDel="00520054">
          <w:rPr>
            <w:sz w:val="24"/>
            <w:szCs w:val="24"/>
            <w:rPrChange w:id="392" w:author="Richard Merrick" w:date="2015-06-14T15:19:00Z">
              <w:rPr/>
            </w:rPrChange>
          </w:rPr>
          <w:delText xml:space="preserve"> </w:delText>
        </w:r>
      </w:del>
    </w:p>
    <w:p w14:paraId="425B80F8" w14:textId="2A4900E4" w:rsidR="00520054" w:rsidRDefault="00520054">
      <w:pPr>
        <w:pStyle w:val="ListParagraph"/>
        <w:numPr>
          <w:ilvl w:val="0"/>
          <w:numId w:val="28"/>
        </w:numPr>
        <w:autoSpaceDE w:val="0"/>
        <w:autoSpaceDN w:val="0"/>
        <w:adjustRightInd w:val="0"/>
        <w:spacing w:after="0" w:line="240" w:lineRule="auto"/>
        <w:rPr>
          <w:ins w:id="393" w:author="Richard Merrick" w:date="2015-06-14T15:20:00Z"/>
          <w:sz w:val="24"/>
          <w:szCs w:val="24"/>
        </w:rPr>
        <w:pPrChange w:id="394" w:author="Richard Merrick" w:date="2015-06-14T15:19:00Z">
          <w:pPr>
            <w:autoSpaceDE w:val="0"/>
            <w:autoSpaceDN w:val="0"/>
            <w:adjustRightInd w:val="0"/>
            <w:spacing w:after="0" w:line="240" w:lineRule="auto"/>
          </w:pPr>
        </w:pPrChange>
      </w:pPr>
      <w:ins w:id="395" w:author="Richard Merrick" w:date="2015-06-14T15:20:00Z">
        <w:r>
          <w:rPr>
            <w:sz w:val="24"/>
            <w:szCs w:val="24"/>
          </w:rPr>
          <w:lastRenderedPageBreak/>
          <w:t xml:space="preserve">Development of </w:t>
        </w:r>
      </w:ins>
      <w:r w:rsidR="00634630" w:rsidRPr="00520054">
        <w:rPr>
          <w:sz w:val="24"/>
          <w:szCs w:val="24"/>
          <w:rPrChange w:id="396" w:author="Richard Merrick" w:date="2015-06-14T15:19:00Z">
            <w:rPr/>
          </w:rPrChange>
        </w:rPr>
        <w:t xml:space="preserve">reimbursable agreements </w:t>
      </w:r>
      <w:del w:id="397" w:author="Richard Merrick" w:date="2015-06-14T15:27:00Z">
        <w:r w:rsidR="00634630" w:rsidRPr="00520054" w:rsidDel="00870602">
          <w:rPr>
            <w:sz w:val="24"/>
            <w:szCs w:val="24"/>
            <w:rPrChange w:id="398" w:author="Richard Merrick" w:date="2015-06-14T15:19:00Z">
              <w:rPr/>
            </w:rPrChange>
          </w:rPr>
          <w:delText xml:space="preserve">(e.g., </w:delText>
        </w:r>
      </w:del>
      <w:r w:rsidR="00634630" w:rsidRPr="00520054">
        <w:rPr>
          <w:sz w:val="24"/>
          <w:szCs w:val="24"/>
          <w:rPrChange w:id="399" w:author="Richard Merrick" w:date="2015-06-14T15:19:00Z">
            <w:rPr/>
          </w:rPrChange>
        </w:rPr>
        <w:t>with industry and other federal agencies</w:t>
      </w:r>
      <w:r w:rsidR="00DD4918" w:rsidRPr="00520054">
        <w:rPr>
          <w:sz w:val="24"/>
          <w:szCs w:val="24"/>
          <w:rPrChange w:id="400" w:author="Richard Merrick" w:date="2015-06-14T15:19:00Z">
            <w:rPr/>
          </w:rPrChange>
        </w:rPr>
        <w:t xml:space="preserve">, </w:t>
      </w:r>
      <w:r w:rsidR="0052244E" w:rsidRPr="00520054">
        <w:rPr>
          <w:sz w:val="24"/>
          <w:szCs w:val="24"/>
          <w:rPrChange w:id="401" w:author="Richard Merrick" w:date="2015-06-14T15:19:00Z">
            <w:rPr/>
          </w:rPrChange>
        </w:rPr>
        <w:t xml:space="preserve">such as </w:t>
      </w:r>
      <w:r w:rsidR="00DD4918" w:rsidRPr="00520054">
        <w:rPr>
          <w:sz w:val="24"/>
          <w:szCs w:val="24"/>
          <w:rPrChange w:id="402" w:author="Richard Merrick" w:date="2015-06-14T15:19:00Z">
            <w:rPr/>
          </w:rPrChange>
        </w:rPr>
        <w:t xml:space="preserve">the Department of the Interior’s </w:t>
      </w:r>
      <w:r w:rsidR="00A2727F" w:rsidRPr="00520054">
        <w:rPr>
          <w:sz w:val="24"/>
          <w:szCs w:val="24"/>
          <w:rPrChange w:id="403" w:author="Richard Merrick" w:date="2015-06-14T15:19:00Z">
            <w:rPr/>
          </w:rPrChange>
        </w:rPr>
        <w:t>Bureau of Ocean Energy Management</w:t>
      </w:r>
      <w:r w:rsidR="00DD4918" w:rsidRPr="00520054">
        <w:rPr>
          <w:sz w:val="24"/>
          <w:szCs w:val="24"/>
          <w:rPrChange w:id="404" w:author="Richard Merrick" w:date="2015-06-14T15:19:00Z">
            <w:rPr/>
          </w:rPrChange>
        </w:rPr>
        <w:t>,</w:t>
      </w:r>
      <w:r w:rsidR="00A2727F" w:rsidRPr="00520054">
        <w:rPr>
          <w:sz w:val="24"/>
          <w:szCs w:val="24"/>
          <w:rPrChange w:id="405" w:author="Richard Merrick" w:date="2015-06-14T15:19:00Z">
            <w:rPr/>
          </w:rPrChange>
        </w:rPr>
        <w:t xml:space="preserve"> for</w:t>
      </w:r>
      <w:r w:rsidR="00634630" w:rsidRPr="00520054">
        <w:rPr>
          <w:sz w:val="24"/>
          <w:szCs w:val="24"/>
          <w:rPrChange w:id="406" w:author="Richard Merrick" w:date="2015-06-14T15:19:00Z">
            <w:rPr/>
          </w:rPrChange>
        </w:rPr>
        <w:t xml:space="preserve"> research </w:t>
      </w:r>
      <w:ins w:id="407" w:author="Richard Merrick" w:date="2015-06-14T15:04:00Z">
        <w:r w:rsidR="00C84F66" w:rsidRPr="00520054">
          <w:rPr>
            <w:sz w:val="24"/>
            <w:szCs w:val="24"/>
            <w:rPrChange w:id="408" w:author="Richard Merrick" w:date="2015-06-14T15:19:00Z">
              <w:rPr/>
            </w:rPrChange>
          </w:rPr>
          <w:t xml:space="preserve">on the Atlantic and Gulf </w:t>
        </w:r>
      </w:ins>
      <w:ins w:id="409" w:author="Richard Merrick" w:date="2015-06-14T15:05:00Z">
        <w:r w:rsidR="00C84F66" w:rsidRPr="00520054">
          <w:rPr>
            <w:sz w:val="24"/>
            <w:szCs w:val="24"/>
            <w:rPrChange w:id="410" w:author="Richard Merrick" w:date="2015-06-14T15:19:00Z">
              <w:rPr/>
            </w:rPrChange>
          </w:rPr>
          <w:t xml:space="preserve">of Mexico </w:t>
        </w:r>
      </w:ins>
      <w:ins w:id="411" w:author="Richard Merrick" w:date="2015-06-14T15:04:00Z">
        <w:r w:rsidR="00C84F66" w:rsidRPr="00520054">
          <w:rPr>
            <w:sz w:val="24"/>
            <w:szCs w:val="24"/>
            <w:rPrChange w:id="412" w:author="Richard Merrick" w:date="2015-06-14T15:19:00Z">
              <w:rPr/>
            </w:rPrChange>
          </w:rPr>
          <w:t>coasts</w:t>
        </w:r>
      </w:ins>
      <w:ins w:id="413" w:author="Richard Merrick" w:date="2015-06-14T15:05:00Z">
        <w:r w:rsidR="00C84F66" w:rsidRPr="00520054">
          <w:rPr>
            <w:sz w:val="24"/>
            <w:szCs w:val="24"/>
            <w:rPrChange w:id="414" w:author="Richard Merrick" w:date="2015-06-14T15:19:00Z">
              <w:rPr/>
            </w:rPrChange>
          </w:rPr>
          <w:t xml:space="preserve"> as well as </w:t>
        </w:r>
      </w:ins>
      <w:r w:rsidR="00634630" w:rsidRPr="00520054">
        <w:rPr>
          <w:sz w:val="24"/>
          <w:szCs w:val="24"/>
          <w:rPrChange w:id="415" w:author="Richard Merrick" w:date="2015-06-14T15:19:00Z">
            <w:rPr/>
          </w:rPrChange>
        </w:rPr>
        <w:t>in the Arcti</w:t>
      </w:r>
      <w:del w:id="416" w:author="Richard Merrick" w:date="2015-06-14T15:27:00Z">
        <w:r w:rsidR="00634630" w:rsidRPr="00520054" w:rsidDel="00870602">
          <w:rPr>
            <w:sz w:val="24"/>
            <w:szCs w:val="24"/>
            <w:rPrChange w:id="417" w:author="Richard Merrick" w:date="2015-06-14T15:19:00Z">
              <w:rPr/>
            </w:rPrChange>
          </w:rPr>
          <w:delText>c</w:delText>
        </w:r>
      </w:del>
      <w:ins w:id="418" w:author="Richard Merrick" w:date="2015-06-14T15:27:00Z">
        <w:r w:rsidR="00870602">
          <w:rPr>
            <w:sz w:val="24"/>
            <w:szCs w:val="24"/>
          </w:rPr>
          <w:t>c</w:t>
        </w:r>
      </w:ins>
      <w:del w:id="419" w:author="Richard Merrick" w:date="2015-06-14T15:27:00Z">
        <w:r w:rsidR="00634630" w:rsidRPr="00520054" w:rsidDel="00870602">
          <w:rPr>
            <w:sz w:val="24"/>
            <w:szCs w:val="24"/>
            <w:rPrChange w:id="420" w:author="Richard Merrick" w:date="2015-06-14T15:19:00Z">
              <w:rPr/>
            </w:rPrChange>
          </w:rPr>
          <w:delText>)</w:delText>
        </w:r>
      </w:del>
      <w:ins w:id="421" w:author="Richard Merrick" w:date="2015-06-14T15:23:00Z">
        <w:r>
          <w:rPr>
            <w:sz w:val="24"/>
            <w:szCs w:val="24"/>
          </w:rPr>
          <w:t>;</w:t>
        </w:r>
      </w:ins>
      <w:del w:id="422" w:author="Richard Merrick" w:date="2015-06-14T15:23:00Z">
        <w:r w:rsidR="00634630" w:rsidRPr="00520054" w:rsidDel="00520054">
          <w:rPr>
            <w:sz w:val="24"/>
            <w:szCs w:val="24"/>
            <w:rPrChange w:id="423" w:author="Richard Merrick" w:date="2015-06-14T15:19:00Z">
              <w:rPr/>
            </w:rPrChange>
          </w:rPr>
          <w:delText>,</w:delText>
        </w:r>
      </w:del>
      <w:r w:rsidR="00634630" w:rsidRPr="00520054">
        <w:rPr>
          <w:sz w:val="24"/>
          <w:szCs w:val="24"/>
          <w:rPrChange w:id="424" w:author="Richard Merrick" w:date="2015-06-14T15:19:00Z">
            <w:rPr/>
          </w:rPrChange>
        </w:rPr>
        <w:t xml:space="preserve"> </w:t>
      </w:r>
      <w:ins w:id="425" w:author="Richard Merrick" w:date="2015-06-14T15:22:00Z">
        <w:r>
          <w:rPr>
            <w:sz w:val="24"/>
            <w:szCs w:val="24"/>
          </w:rPr>
          <w:t>and</w:t>
        </w:r>
      </w:ins>
    </w:p>
    <w:p w14:paraId="4ED7713C" w14:textId="14801299" w:rsidR="00634630" w:rsidRPr="00520054" w:rsidRDefault="00520054">
      <w:pPr>
        <w:pStyle w:val="ListParagraph"/>
        <w:numPr>
          <w:ilvl w:val="0"/>
          <w:numId w:val="28"/>
        </w:numPr>
        <w:autoSpaceDE w:val="0"/>
        <w:autoSpaceDN w:val="0"/>
        <w:adjustRightInd w:val="0"/>
        <w:spacing w:after="0" w:line="240" w:lineRule="auto"/>
        <w:rPr>
          <w:sz w:val="24"/>
          <w:szCs w:val="24"/>
          <w:rPrChange w:id="426" w:author="Richard Merrick" w:date="2015-06-14T15:19:00Z">
            <w:rPr/>
          </w:rPrChange>
        </w:rPr>
        <w:pPrChange w:id="427" w:author="Richard Merrick" w:date="2015-06-14T15:19:00Z">
          <w:pPr>
            <w:autoSpaceDE w:val="0"/>
            <w:autoSpaceDN w:val="0"/>
            <w:adjustRightInd w:val="0"/>
            <w:spacing w:after="0" w:line="240" w:lineRule="auto"/>
          </w:pPr>
        </w:pPrChange>
      </w:pPr>
      <w:ins w:id="428" w:author="Richard Merrick" w:date="2015-06-14T15:20:00Z">
        <w:r>
          <w:rPr>
            <w:sz w:val="24"/>
            <w:szCs w:val="24"/>
          </w:rPr>
          <w:t xml:space="preserve">Provision of </w:t>
        </w:r>
      </w:ins>
      <w:r w:rsidR="00634630" w:rsidRPr="00520054">
        <w:rPr>
          <w:sz w:val="24"/>
          <w:szCs w:val="24"/>
          <w:rPrChange w:id="429" w:author="Richard Merrick" w:date="2015-06-14T15:19:00Z">
            <w:rPr/>
          </w:rPrChange>
        </w:rPr>
        <w:t xml:space="preserve">grants and cooperative agreements </w:t>
      </w:r>
      <w:del w:id="430" w:author="Richard Merrick" w:date="2015-06-14T15:20:00Z">
        <w:r w:rsidR="00634630" w:rsidRPr="00520054" w:rsidDel="00520054">
          <w:rPr>
            <w:sz w:val="24"/>
            <w:szCs w:val="24"/>
            <w:rPrChange w:id="431" w:author="Richard Merrick" w:date="2015-06-14T15:19:00Z">
              <w:rPr/>
            </w:rPrChange>
          </w:rPr>
          <w:delText xml:space="preserve">with </w:delText>
        </w:r>
      </w:del>
      <w:ins w:id="432" w:author="Richard Merrick" w:date="2015-06-14T15:20:00Z">
        <w:r>
          <w:rPr>
            <w:sz w:val="24"/>
            <w:szCs w:val="24"/>
          </w:rPr>
          <w:t>to</w:t>
        </w:r>
        <w:r w:rsidRPr="00520054">
          <w:rPr>
            <w:sz w:val="24"/>
            <w:szCs w:val="24"/>
            <w:rPrChange w:id="433" w:author="Richard Merrick" w:date="2015-06-14T15:19:00Z">
              <w:rPr/>
            </w:rPrChange>
          </w:rPr>
          <w:t xml:space="preserve"> </w:t>
        </w:r>
      </w:ins>
      <w:r w:rsidR="00634630" w:rsidRPr="00520054">
        <w:rPr>
          <w:sz w:val="24"/>
          <w:szCs w:val="24"/>
          <w:rPrChange w:id="434" w:author="Richard Merrick" w:date="2015-06-14T15:19:00Z">
            <w:rPr/>
          </w:rPrChange>
        </w:rPr>
        <w:t xml:space="preserve">academic partners </w:t>
      </w:r>
      <w:ins w:id="435" w:author="Richard Merrick" w:date="2015-06-14T15:08:00Z">
        <w:r w:rsidR="00C84F66" w:rsidRPr="00520054">
          <w:rPr>
            <w:sz w:val="24"/>
            <w:szCs w:val="24"/>
            <w:rPrChange w:id="436" w:author="Richard Merrick" w:date="2015-06-14T15:19:00Z">
              <w:rPr/>
            </w:rPrChange>
          </w:rPr>
          <w:t>(including the NOAA Cooperative Institutes and DOI’s Cooperative Ecosystem Study Units)</w:t>
        </w:r>
      </w:ins>
      <w:ins w:id="437" w:author="Richard Merrick" w:date="2015-06-14T15:09:00Z">
        <w:r w:rsidR="00C84F66" w:rsidRPr="00520054">
          <w:rPr>
            <w:sz w:val="24"/>
            <w:szCs w:val="24"/>
            <w:rPrChange w:id="438" w:author="Richard Merrick" w:date="2015-06-14T15:19:00Z">
              <w:rPr/>
            </w:rPrChange>
          </w:rPr>
          <w:t xml:space="preserve">, </w:t>
        </w:r>
      </w:ins>
      <w:del w:id="439" w:author="Richard Merrick" w:date="2015-06-14T15:08:00Z">
        <w:r w:rsidR="00634630" w:rsidRPr="00520054" w:rsidDel="00C84F66">
          <w:rPr>
            <w:sz w:val="24"/>
            <w:szCs w:val="24"/>
            <w:rPrChange w:id="440" w:author="Richard Merrick" w:date="2015-06-14T15:19:00Z">
              <w:rPr/>
            </w:rPrChange>
          </w:rPr>
          <w:delText xml:space="preserve">and </w:delText>
        </w:r>
      </w:del>
      <w:r w:rsidR="00634630" w:rsidRPr="00520054">
        <w:rPr>
          <w:sz w:val="24"/>
          <w:szCs w:val="24"/>
          <w:rPrChange w:id="441" w:author="Richard Merrick" w:date="2015-06-14T15:19:00Z">
            <w:rPr/>
          </w:rPrChange>
        </w:rPr>
        <w:t xml:space="preserve">states, and </w:t>
      </w:r>
      <w:del w:id="442" w:author="Richard Merrick" w:date="2015-06-14T15:09:00Z">
        <w:r w:rsidR="00634630" w:rsidRPr="00520054" w:rsidDel="00C84F66">
          <w:rPr>
            <w:sz w:val="24"/>
            <w:szCs w:val="24"/>
            <w:rPrChange w:id="443" w:author="Richard Merrick" w:date="2015-06-14T15:19:00Z">
              <w:rPr/>
            </w:rPrChange>
          </w:rPr>
          <w:delText xml:space="preserve">direct cooperative research with </w:delText>
        </w:r>
      </w:del>
      <w:r w:rsidR="00634630" w:rsidRPr="00520054">
        <w:rPr>
          <w:sz w:val="24"/>
          <w:szCs w:val="24"/>
          <w:rPrChange w:id="444" w:author="Richard Merrick" w:date="2015-06-14T15:19:00Z">
            <w:rPr/>
          </w:rPrChange>
        </w:rPr>
        <w:t>commercial and recreational fishermen.</w:t>
      </w:r>
    </w:p>
    <w:p w14:paraId="3A1FED2E" w14:textId="77777777" w:rsidR="00414FE4" w:rsidRDefault="00414FE4" w:rsidP="00634630">
      <w:pPr>
        <w:autoSpaceDE w:val="0"/>
        <w:autoSpaceDN w:val="0"/>
        <w:adjustRightInd w:val="0"/>
        <w:spacing w:after="0" w:line="240" w:lineRule="auto"/>
        <w:rPr>
          <w:sz w:val="24"/>
          <w:szCs w:val="24"/>
        </w:rPr>
      </w:pPr>
    </w:p>
    <w:p w14:paraId="1375A4DC" w14:textId="77777777" w:rsidR="00520054" w:rsidRDefault="00414FE4" w:rsidP="00634630">
      <w:pPr>
        <w:autoSpaceDE w:val="0"/>
        <w:autoSpaceDN w:val="0"/>
        <w:adjustRightInd w:val="0"/>
        <w:spacing w:after="0" w:line="240" w:lineRule="auto"/>
        <w:rPr>
          <w:ins w:id="445" w:author="Richard Merrick" w:date="2015-06-14T15:22:00Z"/>
          <w:sz w:val="24"/>
          <w:szCs w:val="24"/>
        </w:rPr>
      </w:pPr>
      <w:r w:rsidRPr="003C1719">
        <w:rPr>
          <w:sz w:val="24"/>
          <w:szCs w:val="24"/>
        </w:rPr>
        <w:t xml:space="preserve">NOAA Fisheries cannot deliver on our mission priorities without </w:t>
      </w:r>
      <w:r w:rsidRPr="00F32ABE">
        <w:rPr>
          <w:sz w:val="24"/>
          <w:szCs w:val="24"/>
        </w:rPr>
        <w:t>highly specialized infrastructure, including information technology, facilities, and observing systems</w:t>
      </w:r>
      <w:r w:rsidRPr="003C1719">
        <w:rPr>
          <w:sz w:val="24"/>
          <w:szCs w:val="24"/>
        </w:rPr>
        <w:t>. T</w:t>
      </w:r>
      <w:r w:rsidR="005743FB">
        <w:rPr>
          <w:sz w:val="24"/>
          <w:szCs w:val="24"/>
        </w:rPr>
        <w:t xml:space="preserve">o this end, </w:t>
      </w:r>
      <w:r w:rsidR="0052244E">
        <w:rPr>
          <w:sz w:val="24"/>
          <w:szCs w:val="24"/>
        </w:rPr>
        <w:t>we</w:t>
      </w:r>
      <w:r>
        <w:rPr>
          <w:sz w:val="24"/>
          <w:szCs w:val="24"/>
        </w:rPr>
        <w:t xml:space="preserve"> will work within </w:t>
      </w:r>
      <w:r w:rsidRPr="003C1719">
        <w:rPr>
          <w:sz w:val="24"/>
          <w:szCs w:val="24"/>
        </w:rPr>
        <w:t>NOAA and with external partners on three priorities:</w:t>
      </w:r>
    </w:p>
    <w:p w14:paraId="7D2C2727" w14:textId="77777777" w:rsidR="00520054" w:rsidRDefault="00520054" w:rsidP="00634630">
      <w:pPr>
        <w:autoSpaceDE w:val="0"/>
        <w:autoSpaceDN w:val="0"/>
        <w:adjustRightInd w:val="0"/>
        <w:spacing w:after="0" w:line="240" w:lineRule="auto"/>
        <w:rPr>
          <w:ins w:id="446" w:author="Richard Merrick" w:date="2015-06-14T15:21:00Z"/>
          <w:sz w:val="24"/>
          <w:szCs w:val="24"/>
        </w:rPr>
      </w:pPr>
    </w:p>
    <w:p w14:paraId="40B1B788" w14:textId="04951978" w:rsidR="00520054" w:rsidRDefault="00414FE4">
      <w:pPr>
        <w:pStyle w:val="ListParagraph"/>
        <w:numPr>
          <w:ilvl w:val="0"/>
          <w:numId w:val="29"/>
        </w:numPr>
        <w:autoSpaceDE w:val="0"/>
        <w:autoSpaceDN w:val="0"/>
        <w:adjustRightInd w:val="0"/>
        <w:spacing w:after="0" w:line="240" w:lineRule="auto"/>
        <w:rPr>
          <w:ins w:id="447" w:author="Richard Merrick" w:date="2015-06-14T15:21:00Z"/>
          <w:sz w:val="24"/>
          <w:szCs w:val="24"/>
        </w:rPr>
        <w:pPrChange w:id="448" w:author="Richard Merrick" w:date="2015-06-14T15:21:00Z">
          <w:pPr>
            <w:autoSpaceDE w:val="0"/>
            <w:autoSpaceDN w:val="0"/>
            <w:adjustRightInd w:val="0"/>
            <w:spacing w:after="0" w:line="240" w:lineRule="auto"/>
          </w:pPr>
        </w:pPrChange>
      </w:pPr>
      <w:del w:id="449" w:author="Richard Merrick" w:date="2015-06-14T15:21:00Z">
        <w:r w:rsidRPr="00520054" w:rsidDel="00520054">
          <w:rPr>
            <w:sz w:val="24"/>
            <w:szCs w:val="24"/>
            <w:rPrChange w:id="450" w:author="Richard Merrick" w:date="2015-06-14T15:21:00Z">
              <w:rPr/>
            </w:rPrChange>
          </w:rPr>
          <w:delText xml:space="preserve"> </w:delText>
        </w:r>
        <w:r w:rsidR="006A505A" w:rsidRPr="00520054" w:rsidDel="00520054">
          <w:rPr>
            <w:sz w:val="24"/>
            <w:szCs w:val="24"/>
            <w:rPrChange w:id="451" w:author="Richard Merrick" w:date="2015-06-14T15:21:00Z">
              <w:rPr/>
            </w:rPrChange>
          </w:rPr>
          <w:delText>1)</w:delText>
        </w:r>
        <w:r w:rsidR="00775AE7" w:rsidRPr="00520054" w:rsidDel="00520054">
          <w:rPr>
            <w:sz w:val="24"/>
            <w:szCs w:val="24"/>
            <w:rPrChange w:id="452" w:author="Richard Merrick" w:date="2015-06-14T15:21:00Z">
              <w:rPr/>
            </w:rPrChange>
          </w:rPr>
          <w:delText xml:space="preserve"> </w:delText>
        </w:r>
      </w:del>
      <w:ins w:id="453" w:author="Richard Merrick" w:date="2015-06-14T15:28:00Z">
        <w:r w:rsidR="00870602">
          <w:rPr>
            <w:sz w:val="24"/>
            <w:szCs w:val="24"/>
          </w:rPr>
          <w:t>I</w:t>
        </w:r>
      </w:ins>
      <w:del w:id="454" w:author="Richard Merrick" w:date="2015-06-14T15:28:00Z">
        <w:r w:rsidR="00775AE7" w:rsidRPr="00520054" w:rsidDel="00870602">
          <w:rPr>
            <w:sz w:val="24"/>
            <w:szCs w:val="24"/>
            <w:rPrChange w:id="455" w:author="Richard Merrick" w:date="2015-06-14T15:21:00Z">
              <w:rPr/>
            </w:rPrChange>
          </w:rPr>
          <w:delText>i</w:delText>
        </w:r>
      </w:del>
      <w:r w:rsidR="00775AE7" w:rsidRPr="00520054">
        <w:rPr>
          <w:sz w:val="24"/>
          <w:szCs w:val="24"/>
          <w:rPrChange w:id="456" w:author="Richard Merrick" w:date="2015-06-14T15:21:00Z">
            <w:rPr/>
          </w:rPrChange>
        </w:rPr>
        <w:t>mplementation of NOAA’s strategy for</w:t>
      </w:r>
      <w:r w:rsidR="006A505A" w:rsidRPr="00520054">
        <w:rPr>
          <w:sz w:val="24"/>
          <w:szCs w:val="24"/>
          <w:rPrChange w:id="457" w:author="Richard Merrick" w:date="2015-06-14T15:21:00Z">
            <w:rPr/>
          </w:rPrChange>
        </w:rPr>
        <w:t xml:space="preserve"> </w:t>
      </w:r>
      <w:r w:rsidRPr="00520054">
        <w:rPr>
          <w:sz w:val="24"/>
          <w:szCs w:val="24"/>
          <w:rPrChange w:id="458" w:author="Richard Merrick" w:date="2015-06-14T15:21:00Z">
            <w:rPr/>
          </w:rPrChange>
        </w:rPr>
        <w:t xml:space="preserve">increasing </w:t>
      </w:r>
      <w:ins w:id="459" w:author="Richard Merrick" w:date="2015-06-14T15:09:00Z">
        <w:r w:rsidR="00C84F66" w:rsidRPr="00520054">
          <w:rPr>
            <w:sz w:val="24"/>
            <w:szCs w:val="24"/>
            <w:rPrChange w:id="460" w:author="Richard Merrick" w:date="2015-06-14T15:21:00Z">
              <w:rPr/>
            </w:rPrChange>
          </w:rPr>
          <w:t>P</w:t>
        </w:r>
      </w:ins>
      <w:del w:id="461" w:author="Richard Merrick" w:date="2015-06-14T15:09:00Z">
        <w:r w:rsidRPr="00520054" w:rsidDel="00C84F66">
          <w:rPr>
            <w:sz w:val="24"/>
            <w:szCs w:val="24"/>
            <w:rPrChange w:id="462" w:author="Richard Merrick" w:date="2015-06-14T15:21:00Z">
              <w:rPr/>
            </w:rPrChange>
          </w:rPr>
          <w:delText>p</w:delText>
        </w:r>
      </w:del>
      <w:r w:rsidRPr="00520054">
        <w:rPr>
          <w:sz w:val="24"/>
          <w:szCs w:val="24"/>
          <w:rPrChange w:id="463" w:author="Richard Merrick" w:date="2015-06-14T15:21:00Z">
            <w:rPr/>
          </w:rPrChange>
        </w:rPr>
        <w:t xml:space="preserve">ublic </w:t>
      </w:r>
      <w:ins w:id="464" w:author="Richard Merrick" w:date="2015-06-14T15:09:00Z">
        <w:r w:rsidR="00C84F66" w:rsidRPr="00520054">
          <w:rPr>
            <w:sz w:val="24"/>
            <w:szCs w:val="24"/>
            <w:rPrChange w:id="465" w:author="Richard Merrick" w:date="2015-06-14T15:21:00Z">
              <w:rPr/>
            </w:rPrChange>
          </w:rPr>
          <w:t>A</w:t>
        </w:r>
      </w:ins>
      <w:del w:id="466" w:author="Richard Merrick" w:date="2015-06-14T15:09:00Z">
        <w:r w:rsidRPr="00520054" w:rsidDel="00C84F66">
          <w:rPr>
            <w:sz w:val="24"/>
            <w:szCs w:val="24"/>
            <w:rPrChange w:id="467" w:author="Richard Merrick" w:date="2015-06-14T15:21:00Z">
              <w:rPr/>
            </w:rPrChange>
          </w:rPr>
          <w:delText>a</w:delText>
        </w:r>
      </w:del>
      <w:r w:rsidRPr="00520054">
        <w:rPr>
          <w:sz w:val="24"/>
          <w:szCs w:val="24"/>
          <w:rPrChange w:id="468" w:author="Richard Merrick" w:date="2015-06-14T15:21:00Z">
            <w:rPr/>
          </w:rPrChange>
        </w:rPr>
        <w:t xml:space="preserve">ccess </w:t>
      </w:r>
      <w:ins w:id="469" w:author="Richard Merrick" w:date="2015-06-14T15:22:00Z">
        <w:r w:rsidR="00520054">
          <w:rPr>
            <w:sz w:val="24"/>
            <w:szCs w:val="24"/>
          </w:rPr>
          <w:t xml:space="preserve">to </w:t>
        </w:r>
      </w:ins>
      <w:ins w:id="470" w:author="Richard Merrick" w:date="2015-06-14T15:09:00Z">
        <w:r w:rsidR="00C84F66" w:rsidRPr="00520054">
          <w:rPr>
            <w:sz w:val="24"/>
            <w:szCs w:val="24"/>
            <w:rPrChange w:id="471" w:author="Richard Merrick" w:date="2015-06-14T15:21:00Z">
              <w:rPr/>
            </w:rPrChange>
          </w:rPr>
          <w:t xml:space="preserve">Research Results (e.g., </w:t>
        </w:r>
      </w:ins>
      <w:del w:id="472" w:author="Richard Merrick" w:date="2015-06-14T15:10:00Z">
        <w:r w:rsidRPr="00520054" w:rsidDel="00C84F66">
          <w:rPr>
            <w:sz w:val="24"/>
            <w:szCs w:val="24"/>
            <w:rPrChange w:id="473" w:author="Richard Merrick" w:date="2015-06-14T15:21:00Z">
              <w:rPr/>
            </w:rPrChange>
          </w:rPr>
          <w:delText xml:space="preserve">to scientific </w:delText>
        </w:r>
      </w:del>
      <w:r w:rsidRPr="00520054">
        <w:rPr>
          <w:sz w:val="24"/>
          <w:szCs w:val="24"/>
          <w:rPrChange w:id="474" w:author="Richard Merrick" w:date="2015-06-14T15:21:00Z">
            <w:rPr/>
          </w:rPrChange>
        </w:rPr>
        <w:t>data and manuscripts</w:t>
      </w:r>
      <w:ins w:id="475" w:author="Richard Merrick" w:date="2015-06-14T15:10:00Z">
        <w:r w:rsidR="00C84F66" w:rsidRPr="00520054">
          <w:rPr>
            <w:sz w:val="24"/>
            <w:szCs w:val="24"/>
            <w:rPrChange w:id="476" w:author="Richard Merrick" w:date="2015-06-14T15:21:00Z">
              <w:rPr/>
            </w:rPrChange>
          </w:rPr>
          <w:t>)</w:t>
        </w:r>
      </w:ins>
      <w:r w:rsidRPr="00520054">
        <w:rPr>
          <w:sz w:val="24"/>
          <w:szCs w:val="24"/>
          <w:rPrChange w:id="477" w:author="Richard Merrick" w:date="2015-06-14T15:21:00Z">
            <w:rPr/>
          </w:rPrChange>
        </w:rPr>
        <w:t xml:space="preserve"> developed with </w:t>
      </w:r>
      <w:r w:rsidR="006A505A" w:rsidRPr="00520054">
        <w:rPr>
          <w:sz w:val="24"/>
          <w:szCs w:val="24"/>
          <w:rPrChange w:id="478" w:author="Richard Merrick" w:date="2015-06-14T15:21:00Z">
            <w:rPr/>
          </w:rPrChange>
        </w:rPr>
        <w:t>f</w:t>
      </w:r>
      <w:r w:rsidRPr="00520054">
        <w:rPr>
          <w:sz w:val="24"/>
          <w:szCs w:val="24"/>
          <w:rPrChange w:id="479" w:author="Richard Merrick" w:date="2015-06-14T15:21:00Z">
            <w:rPr/>
          </w:rPrChange>
        </w:rPr>
        <w:t>ederal funds</w:t>
      </w:r>
      <w:ins w:id="480" w:author="Richard Merrick" w:date="2015-06-14T15:10:00Z">
        <w:r w:rsidR="00C84F66" w:rsidRPr="00520054">
          <w:rPr>
            <w:sz w:val="24"/>
            <w:szCs w:val="24"/>
            <w:rPrChange w:id="481" w:author="Richard Merrick" w:date="2015-06-14T15:21:00Z">
              <w:rPr/>
            </w:rPrChange>
          </w:rPr>
          <w:t xml:space="preserve"> and the Big Data Initiative</w:t>
        </w:r>
      </w:ins>
      <w:r w:rsidRPr="00520054">
        <w:rPr>
          <w:sz w:val="24"/>
          <w:szCs w:val="24"/>
          <w:rPrChange w:id="482" w:author="Richard Merrick" w:date="2015-06-14T15:21:00Z">
            <w:rPr/>
          </w:rPrChange>
        </w:rPr>
        <w:t xml:space="preserve">; </w:t>
      </w:r>
    </w:p>
    <w:p w14:paraId="1938C053" w14:textId="1ABD4BEF" w:rsidR="00520054" w:rsidRDefault="00520054">
      <w:pPr>
        <w:pStyle w:val="ListParagraph"/>
        <w:numPr>
          <w:ilvl w:val="0"/>
          <w:numId w:val="29"/>
        </w:numPr>
        <w:autoSpaceDE w:val="0"/>
        <w:autoSpaceDN w:val="0"/>
        <w:adjustRightInd w:val="0"/>
        <w:spacing w:after="0" w:line="240" w:lineRule="auto"/>
        <w:rPr>
          <w:ins w:id="483" w:author="Richard Merrick" w:date="2015-06-14T15:22:00Z"/>
          <w:sz w:val="24"/>
          <w:szCs w:val="24"/>
        </w:rPr>
        <w:pPrChange w:id="484" w:author="Richard Merrick" w:date="2015-06-14T15:21:00Z">
          <w:pPr>
            <w:autoSpaceDE w:val="0"/>
            <w:autoSpaceDN w:val="0"/>
            <w:adjustRightInd w:val="0"/>
            <w:spacing w:after="0" w:line="240" w:lineRule="auto"/>
          </w:pPr>
        </w:pPrChange>
      </w:pPr>
      <w:ins w:id="485" w:author="Richard Merrick" w:date="2015-06-14T15:22:00Z">
        <w:r>
          <w:rPr>
            <w:sz w:val="24"/>
            <w:szCs w:val="24"/>
          </w:rPr>
          <w:t>Development</w:t>
        </w:r>
      </w:ins>
      <w:del w:id="486" w:author="Richard Merrick" w:date="2015-06-14T15:21:00Z">
        <w:r w:rsidR="006A505A" w:rsidRPr="00520054" w:rsidDel="00520054">
          <w:rPr>
            <w:sz w:val="24"/>
            <w:szCs w:val="24"/>
            <w:rPrChange w:id="487" w:author="Richard Merrick" w:date="2015-06-14T15:21:00Z">
              <w:rPr/>
            </w:rPrChange>
          </w:rPr>
          <w:delText xml:space="preserve">2) </w:delText>
        </w:r>
        <w:r w:rsidR="00775AE7" w:rsidRPr="00520054" w:rsidDel="00520054">
          <w:rPr>
            <w:sz w:val="24"/>
            <w:szCs w:val="24"/>
            <w:rPrChange w:id="488" w:author="Richard Merrick" w:date="2015-06-14T15:21:00Z">
              <w:rPr/>
            </w:rPrChange>
          </w:rPr>
          <w:delText>i</w:delText>
        </w:r>
      </w:del>
      <w:del w:id="489" w:author="Richard Merrick" w:date="2015-06-14T15:22:00Z">
        <w:r w:rsidR="00775AE7" w:rsidRPr="00520054" w:rsidDel="00520054">
          <w:rPr>
            <w:sz w:val="24"/>
            <w:szCs w:val="24"/>
            <w:rPrChange w:id="490" w:author="Richard Merrick" w:date="2015-06-14T15:21:00Z">
              <w:rPr/>
            </w:rPrChange>
          </w:rPr>
          <w:delText>mplementation</w:delText>
        </w:r>
      </w:del>
      <w:r w:rsidR="00775AE7" w:rsidRPr="00520054">
        <w:rPr>
          <w:sz w:val="24"/>
          <w:szCs w:val="24"/>
          <w:rPrChange w:id="491" w:author="Richard Merrick" w:date="2015-06-14T15:21:00Z">
            <w:rPr/>
          </w:rPrChange>
        </w:rPr>
        <w:t xml:space="preserve"> of next generation </w:t>
      </w:r>
      <w:r w:rsidR="00414FE4" w:rsidRPr="00520054">
        <w:rPr>
          <w:sz w:val="24"/>
          <w:szCs w:val="24"/>
          <w:rPrChange w:id="492" w:author="Richard Merrick" w:date="2015-06-14T15:21:00Z">
            <w:rPr/>
          </w:rPrChange>
        </w:rPr>
        <w:t>mission-critical observation platforms</w:t>
      </w:r>
      <w:r w:rsidR="00775AE7" w:rsidRPr="00520054">
        <w:rPr>
          <w:sz w:val="24"/>
          <w:szCs w:val="24"/>
          <w:rPrChange w:id="493" w:author="Richard Merrick" w:date="2015-06-14T15:21:00Z">
            <w:rPr/>
          </w:rPrChange>
        </w:rPr>
        <w:t xml:space="preserve"> (e.g., </w:t>
      </w:r>
      <w:ins w:id="494" w:author="Richard Merrick" w:date="2015-06-14T15:22:00Z">
        <w:r>
          <w:rPr>
            <w:sz w:val="24"/>
            <w:szCs w:val="24"/>
          </w:rPr>
          <w:t xml:space="preserve">unmanned aircraft systems, </w:t>
        </w:r>
      </w:ins>
      <w:r w:rsidR="00775AE7" w:rsidRPr="00520054">
        <w:rPr>
          <w:sz w:val="24"/>
          <w:szCs w:val="24"/>
          <w:rPrChange w:id="495" w:author="Richard Merrick" w:date="2015-06-14T15:21:00Z">
            <w:rPr/>
          </w:rPrChange>
        </w:rPr>
        <w:t>buoys and autonomous underwater vehicles to support ongoing observational capabilities of the NOAA fleet)</w:t>
      </w:r>
      <w:r w:rsidR="0052244E" w:rsidRPr="00520054">
        <w:rPr>
          <w:sz w:val="24"/>
          <w:szCs w:val="24"/>
          <w:rPrChange w:id="496" w:author="Richard Merrick" w:date="2015-06-14T15:21:00Z">
            <w:rPr/>
          </w:rPrChange>
        </w:rPr>
        <w:t xml:space="preserve">; </w:t>
      </w:r>
      <w:r w:rsidR="00414FE4" w:rsidRPr="00520054">
        <w:rPr>
          <w:sz w:val="24"/>
          <w:szCs w:val="24"/>
          <w:rPrChange w:id="497" w:author="Richard Merrick" w:date="2015-06-14T15:21:00Z">
            <w:rPr/>
          </w:rPrChange>
        </w:rPr>
        <w:t xml:space="preserve">and </w:t>
      </w:r>
    </w:p>
    <w:p w14:paraId="0D4C8D62" w14:textId="77777777" w:rsidR="00520054" w:rsidRDefault="006A505A">
      <w:pPr>
        <w:pStyle w:val="ListParagraph"/>
        <w:numPr>
          <w:ilvl w:val="0"/>
          <w:numId w:val="29"/>
        </w:numPr>
        <w:autoSpaceDE w:val="0"/>
        <w:autoSpaceDN w:val="0"/>
        <w:adjustRightInd w:val="0"/>
        <w:spacing w:after="0" w:line="240" w:lineRule="auto"/>
        <w:rPr>
          <w:ins w:id="498" w:author="Richard Merrick" w:date="2015-06-14T15:22:00Z"/>
          <w:sz w:val="24"/>
          <w:szCs w:val="24"/>
        </w:rPr>
        <w:pPrChange w:id="499" w:author="Richard Merrick" w:date="2015-06-14T15:21:00Z">
          <w:pPr>
            <w:autoSpaceDE w:val="0"/>
            <w:autoSpaceDN w:val="0"/>
            <w:adjustRightInd w:val="0"/>
            <w:spacing w:after="0" w:line="240" w:lineRule="auto"/>
          </w:pPr>
        </w:pPrChange>
      </w:pPr>
      <w:del w:id="500" w:author="Richard Merrick" w:date="2015-06-14T15:22:00Z">
        <w:r w:rsidRPr="00520054" w:rsidDel="00520054">
          <w:rPr>
            <w:sz w:val="24"/>
            <w:szCs w:val="24"/>
            <w:rPrChange w:id="501" w:author="Richard Merrick" w:date="2015-06-14T15:21:00Z">
              <w:rPr/>
            </w:rPrChange>
          </w:rPr>
          <w:delText xml:space="preserve">3) </w:delText>
        </w:r>
      </w:del>
      <w:ins w:id="502" w:author="Richard Merrick" w:date="2015-06-14T15:22:00Z">
        <w:r w:rsidR="00520054">
          <w:rPr>
            <w:sz w:val="24"/>
            <w:szCs w:val="24"/>
          </w:rPr>
          <w:t>S</w:t>
        </w:r>
      </w:ins>
      <w:del w:id="503" w:author="Richard Merrick" w:date="2015-06-14T15:22:00Z">
        <w:r w:rsidR="00775AE7" w:rsidRPr="00520054" w:rsidDel="00520054">
          <w:rPr>
            <w:sz w:val="24"/>
            <w:szCs w:val="24"/>
            <w:rPrChange w:id="504" w:author="Richard Merrick" w:date="2015-06-14T15:21:00Z">
              <w:rPr/>
            </w:rPrChange>
          </w:rPr>
          <w:delText>s</w:delText>
        </w:r>
      </w:del>
      <w:r w:rsidR="00775AE7" w:rsidRPr="00520054">
        <w:rPr>
          <w:sz w:val="24"/>
          <w:szCs w:val="24"/>
          <w:rPrChange w:id="505" w:author="Richard Merrick" w:date="2015-06-14T15:21:00Z">
            <w:rPr/>
          </w:rPrChange>
        </w:rPr>
        <w:t>upport</w:t>
      </w:r>
      <w:r w:rsidR="00DD4918" w:rsidRPr="00520054">
        <w:rPr>
          <w:sz w:val="24"/>
          <w:szCs w:val="24"/>
          <w:rPrChange w:id="506" w:author="Richard Merrick" w:date="2015-06-14T15:21:00Z">
            <w:rPr/>
          </w:rPrChange>
        </w:rPr>
        <w:t xml:space="preserve"> for</w:t>
      </w:r>
      <w:r w:rsidR="00775AE7" w:rsidRPr="00520054">
        <w:rPr>
          <w:sz w:val="24"/>
          <w:szCs w:val="24"/>
          <w:rPrChange w:id="507" w:author="Richard Merrick" w:date="2015-06-14T15:21:00Z">
            <w:rPr/>
          </w:rPrChange>
        </w:rPr>
        <w:t xml:space="preserve"> continued research o</w:t>
      </w:r>
      <w:r w:rsidR="0052244E" w:rsidRPr="00520054">
        <w:rPr>
          <w:sz w:val="24"/>
          <w:szCs w:val="24"/>
          <w:rPrChange w:id="508" w:author="Richard Merrick" w:date="2015-06-14T15:21:00Z">
            <w:rPr/>
          </w:rPrChange>
        </w:rPr>
        <w:t>n</w:t>
      </w:r>
      <w:r w:rsidR="00775AE7" w:rsidRPr="00520054">
        <w:rPr>
          <w:sz w:val="24"/>
          <w:szCs w:val="24"/>
          <w:rPrChange w:id="509" w:author="Richard Merrick" w:date="2015-06-14T15:21:00Z">
            <w:rPr/>
          </w:rPrChange>
        </w:rPr>
        <w:t xml:space="preserve"> </w:t>
      </w:r>
      <w:r w:rsidR="0052244E" w:rsidRPr="00520054">
        <w:rPr>
          <w:sz w:val="24"/>
          <w:szCs w:val="24"/>
          <w:rPrChange w:id="510" w:author="Richard Merrick" w:date="2015-06-14T15:21:00Z">
            <w:rPr/>
          </w:rPrChange>
        </w:rPr>
        <w:t>a</w:t>
      </w:r>
      <w:r w:rsidR="00775AE7" w:rsidRPr="00520054">
        <w:rPr>
          <w:sz w:val="24"/>
          <w:szCs w:val="24"/>
          <w:rPrChange w:id="511" w:author="Richard Merrick" w:date="2015-06-14T15:21:00Z">
            <w:rPr/>
          </w:rPrChange>
        </w:rPr>
        <w:t xml:space="preserve">dvanced </w:t>
      </w:r>
      <w:r w:rsidR="0052244E" w:rsidRPr="00520054">
        <w:rPr>
          <w:sz w:val="24"/>
          <w:szCs w:val="24"/>
          <w:rPrChange w:id="512" w:author="Richard Merrick" w:date="2015-06-14T15:21:00Z">
            <w:rPr/>
          </w:rPrChange>
        </w:rPr>
        <w:t>t</w:t>
      </w:r>
      <w:r w:rsidR="00775AE7" w:rsidRPr="00520054">
        <w:rPr>
          <w:sz w:val="24"/>
          <w:szCs w:val="24"/>
          <w:rPrChange w:id="513" w:author="Richard Merrick" w:date="2015-06-14T15:21:00Z">
            <w:rPr/>
          </w:rPrChange>
        </w:rPr>
        <w:t>echnologies to improve the capacity of our systems for providing adequate observations</w:t>
      </w:r>
      <w:r w:rsidR="00DD4918" w:rsidRPr="00520054">
        <w:rPr>
          <w:sz w:val="24"/>
          <w:szCs w:val="24"/>
          <w:rPrChange w:id="514" w:author="Richard Merrick" w:date="2015-06-14T15:21:00Z">
            <w:rPr/>
          </w:rPrChange>
        </w:rPr>
        <w:t>,</w:t>
      </w:r>
      <w:r w:rsidR="00775AE7" w:rsidRPr="00520054">
        <w:rPr>
          <w:sz w:val="24"/>
          <w:szCs w:val="24"/>
          <w:rPrChange w:id="515" w:author="Richard Merrick" w:date="2015-06-14T15:21:00Z">
            <w:rPr/>
          </w:rPrChange>
        </w:rPr>
        <w:t xml:space="preserve"> in collaboration with OAR and NOAA’s academic partners. </w:t>
      </w:r>
    </w:p>
    <w:p w14:paraId="1B0A2F20" w14:textId="77777777" w:rsidR="00520054" w:rsidRDefault="00520054">
      <w:pPr>
        <w:pStyle w:val="ListParagraph"/>
        <w:autoSpaceDE w:val="0"/>
        <w:autoSpaceDN w:val="0"/>
        <w:adjustRightInd w:val="0"/>
        <w:spacing w:after="0" w:line="240" w:lineRule="auto"/>
        <w:ind w:left="773"/>
        <w:rPr>
          <w:ins w:id="516" w:author="Richard Merrick" w:date="2015-06-14T15:22:00Z"/>
          <w:sz w:val="24"/>
          <w:szCs w:val="24"/>
        </w:rPr>
        <w:pPrChange w:id="517" w:author="Richard Merrick" w:date="2015-06-14T15:22:00Z">
          <w:pPr>
            <w:autoSpaceDE w:val="0"/>
            <w:autoSpaceDN w:val="0"/>
            <w:adjustRightInd w:val="0"/>
            <w:spacing w:after="0" w:line="240" w:lineRule="auto"/>
          </w:pPr>
        </w:pPrChange>
      </w:pPr>
    </w:p>
    <w:p w14:paraId="75DAC424" w14:textId="4CD8AFB5" w:rsidR="00414FE4" w:rsidRPr="00520054" w:rsidRDefault="00414FE4" w:rsidP="00520054">
      <w:pPr>
        <w:autoSpaceDE w:val="0"/>
        <w:autoSpaceDN w:val="0"/>
        <w:adjustRightInd w:val="0"/>
        <w:spacing w:after="0" w:line="240" w:lineRule="auto"/>
        <w:rPr>
          <w:sz w:val="24"/>
          <w:szCs w:val="24"/>
          <w:rPrChange w:id="518" w:author="Richard Merrick" w:date="2015-06-14T15:22:00Z">
            <w:rPr/>
          </w:rPrChange>
        </w:rPr>
      </w:pPr>
      <w:r w:rsidRPr="00520054">
        <w:rPr>
          <w:sz w:val="24"/>
          <w:szCs w:val="24"/>
          <w:rPrChange w:id="519" w:author="Richard Merrick" w:date="2015-06-14T15:22:00Z">
            <w:rPr/>
          </w:rPrChange>
        </w:rPr>
        <w:t>These three priorities are necessary to help satisfy the rising demand for essential data, including the conduct of new studies that provide an integrated analysis of the ecological, physical, oceanographic, and chemical dynamics affecting the status of living marine resources.</w:t>
      </w:r>
    </w:p>
    <w:p w14:paraId="64A38F63" w14:textId="77777777" w:rsidR="00567BAA" w:rsidRDefault="00567BAA" w:rsidP="00567BAA">
      <w:pPr>
        <w:autoSpaceDE w:val="0"/>
        <w:autoSpaceDN w:val="0"/>
        <w:adjustRightInd w:val="0"/>
        <w:spacing w:after="120" w:line="240" w:lineRule="auto"/>
        <w:rPr>
          <w:b/>
          <w:i/>
          <w:sz w:val="24"/>
          <w:szCs w:val="24"/>
        </w:rPr>
      </w:pPr>
    </w:p>
    <w:p w14:paraId="71C0C1F9" w14:textId="77777777" w:rsidR="00ED0BF9" w:rsidRDefault="00ED0BF9" w:rsidP="00567BAA">
      <w:pPr>
        <w:autoSpaceDE w:val="0"/>
        <w:autoSpaceDN w:val="0"/>
        <w:adjustRightInd w:val="0"/>
        <w:spacing w:after="120" w:line="240" w:lineRule="auto"/>
        <w:rPr>
          <w:b/>
          <w:i/>
          <w:sz w:val="24"/>
          <w:szCs w:val="24"/>
        </w:rPr>
      </w:pPr>
      <w:r>
        <w:rPr>
          <w:b/>
          <w:i/>
          <w:sz w:val="24"/>
          <w:szCs w:val="24"/>
        </w:rPr>
        <w:t>Aquaculture Production to Support</w:t>
      </w:r>
      <w:r w:rsidR="00E73A8E">
        <w:rPr>
          <w:b/>
          <w:i/>
          <w:sz w:val="24"/>
          <w:szCs w:val="24"/>
        </w:rPr>
        <w:t xml:space="preserve"> Sustainable Fisheries and Fishing</w:t>
      </w:r>
      <w:r>
        <w:rPr>
          <w:b/>
          <w:i/>
          <w:sz w:val="24"/>
          <w:szCs w:val="24"/>
        </w:rPr>
        <w:t xml:space="preserve"> Communities</w:t>
      </w:r>
    </w:p>
    <w:p w14:paraId="0ADE54B6" w14:textId="22702EAB" w:rsidR="00DD6B02" w:rsidRDefault="00AB56A5" w:rsidP="00A2727F">
      <w:pPr>
        <w:autoSpaceDE w:val="0"/>
        <w:autoSpaceDN w:val="0"/>
        <w:adjustRightInd w:val="0"/>
        <w:spacing w:after="0" w:line="240" w:lineRule="auto"/>
        <w:rPr>
          <w:sz w:val="24"/>
          <w:szCs w:val="24"/>
        </w:rPr>
      </w:pPr>
      <w:r w:rsidRPr="00AB56A5">
        <w:rPr>
          <w:sz w:val="24"/>
          <w:szCs w:val="24"/>
        </w:rPr>
        <w:t>Our long-term focus on sustainable fisheries will require continued science-based efforts to foster the development of aquaculture to supply safe seafood,</w:t>
      </w:r>
      <w:r w:rsidR="00192E0C">
        <w:rPr>
          <w:sz w:val="24"/>
          <w:szCs w:val="24"/>
        </w:rPr>
        <w:t xml:space="preserve"> and</w:t>
      </w:r>
      <w:r w:rsidRPr="00AB56A5">
        <w:rPr>
          <w:sz w:val="24"/>
          <w:szCs w:val="24"/>
        </w:rPr>
        <w:t xml:space="preserve"> complement domestic wild fisheries. Developing management tools and information for planning and decision-making, regulatory requirements, and understanding aquaculture’s role in the provision of ecosystem services are key investments that will yield </w:t>
      </w:r>
      <w:r w:rsidR="00192E0C">
        <w:rPr>
          <w:rFonts w:cs="Arial"/>
          <w:sz w:val="24"/>
          <w:szCs w:val="24"/>
          <w:shd w:val="clear" w:color="auto" w:fill="FFFFFF"/>
        </w:rPr>
        <w:t xml:space="preserve">sustainable seafood, jobs, and </w:t>
      </w:r>
      <w:r w:rsidR="00192E0C" w:rsidRPr="005743FB">
        <w:rPr>
          <w:rFonts w:cs="Arial"/>
          <w:sz w:val="24"/>
          <w:szCs w:val="24"/>
          <w:shd w:val="clear" w:color="auto" w:fill="FFFFFF"/>
        </w:rPr>
        <w:t>healthy habitats and oceans.</w:t>
      </w:r>
      <w:r w:rsidRPr="00AB56A5">
        <w:rPr>
          <w:sz w:val="24"/>
          <w:szCs w:val="24"/>
        </w:rPr>
        <w:t xml:space="preserve"> </w:t>
      </w:r>
      <w:r w:rsidR="005008FE" w:rsidRPr="005008FE">
        <w:rPr>
          <w:sz w:val="24"/>
          <w:szCs w:val="24"/>
        </w:rPr>
        <w:t>We will complete rulemaking to implement the first-ever regional permitting system for aquaculture in federal waters under the M</w:t>
      </w:r>
      <w:r w:rsidR="00A86C1C">
        <w:rPr>
          <w:sz w:val="24"/>
          <w:szCs w:val="24"/>
        </w:rPr>
        <w:t>SA</w:t>
      </w:r>
      <w:r w:rsidR="005008FE" w:rsidRPr="005008FE">
        <w:rPr>
          <w:sz w:val="24"/>
          <w:szCs w:val="24"/>
        </w:rPr>
        <w:t>, pursuant to the Gulf of Mexico Fishery Management Plan for Aquaculture. We will continue to implement the National Shellfish Initiative, which supports both commercial pro</w:t>
      </w:r>
      <w:r w:rsidR="007D6614">
        <w:rPr>
          <w:sz w:val="24"/>
          <w:szCs w:val="24"/>
        </w:rPr>
        <w:t xml:space="preserve">duction and habitat restoration. We will also </w:t>
      </w:r>
      <w:r w:rsidR="005008FE" w:rsidRPr="005008FE">
        <w:rPr>
          <w:sz w:val="24"/>
          <w:szCs w:val="24"/>
        </w:rPr>
        <w:t>work with other regulatory agencies to streamline the permitting process for shellfish aquaculture, and develop a coordinated regulatory framework for aquaculture in federal waters.</w:t>
      </w:r>
    </w:p>
    <w:p w14:paraId="0E648949" w14:textId="77777777" w:rsidR="00DD6B02" w:rsidRPr="00255DE9" w:rsidRDefault="00DD6B02" w:rsidP="00A2727F">
      <w:pPr>
        <w:autoSpaceDE w:val="0"/>
        <w:autoSpaceDN w:val="0"/>
        <w:adjustRightInd w:val="0"/>
        <w:spacing w:after="0" w:line="240" w:lineRule="auto"/>
        <w:rPr>
          <w:sz w:val="24"/>
          <w:szCs w:val="24"/>
        </w:rPr>
      </w:pPr>
    </w:p>
    <w:p w14:paraId="41F36DB7" w14:textId="28A9D82E" w:rsidR="00AB56A5" w:rsidRDefault="00AB56A5" w:rsidP="00A2727F">
      <w:pPr>
        <w:autoSpaceDE w:val="0"/>
        <w:autoSpaceDN w:val="0"/>
        <w:adjustRightInd w:val="0"/>
        <w:spacing w:after="0" w:line="240" w:lineRule="auto"/>
        <w:rPr>
          <w:rFonts w:cs="Arial"/>
          <w:sz w:val="24"/>
          <w:szCs w:val="24"/>
          <w:shd w:val="clear" w:color="auto" w:fill="FFFFFF"/>
        </w:rPr>
      </w:pPr>
      <w:r w:rsidRPr="005743FB">
        <w:rPr>
          <w:rFonts w:cs="Arial"/>
          <w:sz w:val="24"/>
          <w:szCs w:val="24"/>
          <w:shd w:val="clear" w:color="auto" w:fill="FFFFFF"/>
        </w:rPr>
        <w:t>Increasing aquaculture</w:t>
      </w:r>
      <w:r w:rsidR="000E39F9">
        <w:rPr>
          <w:rFonts w:cs="Arial"/>
          <w:sz w:val="24"/>
          <w:szCs w:val="24"/>
          <w:shd w:val="clear" w:color="auto" w:fill="FFFFFF"/>
        </w:rPr>
        <w:t xml:space="preserve"> production</w:t>
      </w:r>
      <w:r w:rsidRPr="005743FB">
        <w:rPr>
          <w:rFonts w:cs="Arial"/>
          <w:sz w:val="24"/>
          <w:szCs w:val="24"/>
          <w:shd w:val="clear" w:color="auto" w:fill="FFFFFF"/>
        </w:rPr>
        <w:t xml:space="preserve"> </w:t>
      </w:r>
      <w:r w:rsidR="009820D5">
        <w:rPr>
          <w:rFonts w:cs="Arial"/>
          <w:sz w:val="24"/>
          <w:szCs w:val="24"/>
          <w:shd w:val="clear" w:color="auto" w:fill="FFFFFF"/>
        </w:rPr>
        <w:t>requires</w:t>
      </w:r>
      <w:r w:rsidRPr="005743FB">
        <w:rPr>
          <w:rFonts w:cs="Arial"/>
          <w:sz w:val="24"/>
          <w:szCs w:val="24"/>
          <w:shd w:val="clear" w:color="auto" w:fill="FFFFFF"/>
        </w:rPr>
        <w:t xml:space="preserve"> continued science investment in the biological, genetic</w:t>
      </w:r>
      <w:r w:rsidR="0052244E">
        <w:rPr>
          <w:rFonts w:cs="Arial"/>
          <w:sz w:val="24"/>
          <w:szCs w:val="24"/>
          <w:shd w:val="clear" w:color="auto" w:fill="FFFFFF"/>
        </w:rPr>
        <w:t>,</w:t>
      </w:r>
      <w:r w:rsidRPr="005743FB">
        <w:rPr>
          <w:rFonts w:cs="Arial"/>
          <w:sz w:val="24"/>
          <w:szCs w:val="24"/>
          <w:shd w:val="clear" w:color="auto" w:fill="FFFFFF"/>
        </w:rPr>
        <w:t xml:space="preserve"> and physiological requirements for culturing organisms</w:t>
      </w:r>
      <w:r w:rsidR="009D7D92">
        <w:rPr>
          <w:rFonts w:cs="Arial"/>
          <w:sz w:val="24"/>
          <w:szCs w:val="24"/>
          <w:shd w:val="clear" w:color="auto" w:fill="FFFFFF"/>
        </w:rPr>
        <w:t>;</w:t>
      </w:r>
      <w:r w:rsidRPr="005743FB">
        <w:rPr>
          <w:rFonts w:cs="Arial"/>
          <w:sz w:val="24"/>
          <w:szCs w:val="24"/>
          <w:shd w:val="clear" w:color="auto" w:fill="FFFFFF"/>
        </w:rPr>
        <w:t xml:space="preserve"> evaluation of new </w:t>
      </w:r>
      <w:r w:rsidR="005008FE">
        <w:rPr>
          <w:rFonts w:cs="Arial"/>
          <w:sz w:val="24"/>
          <w:szCs w:val="24"/>
          <w:shd w:val="clear" w:color="auto" w:fill="FFFFFF"/>
        </w:rPr>
        <w:t xml:space="preserve">culture </w:t>
      </w:r>
      <w:r w:rsidRPr="005743FB">
        <w:rPr>
          <w:rFonts w:cs="Arial"/>
          <w:sz w:val="24"/>
          <w:szCs w:val="24"/>
          <w:shd w:val="clear" w:color="auto" w:fill="FFFFFF"/>
        </w:rPr>
        <w:t>species</w:t>
      </w:r>
      <w:r w:rsidR="009D7D92">
        <w:rPr>
          <w:rFonts w:cs="Arial"/>
          <w:sz w:val="24"/>
          <w:szCs w:val="24"/>
          <w:shd w:val="clear" w:color="auto" w:fill="FFFFFF"/>
        </w:rPr>
        <w:t>;</w:t>
      </w:r>
      <w:r w:rsidRPr="005743FB">
        <w:rPr>
          <w:rFonts w:cs="Arial"/>
          <w:sz w:val="24"/>
          <w:szCs w:val="24"/>
          <w:shd w:val="clear" w:color="auto" w:fill="FFFFFF"/>
        </w:rPr>
        <w:t xml:space="preserve"> and further </w:t>
      </w:r>
      <w:r w:rsidR="009D7D92">
        <w:rPr>
          <w:rFonts w:cs="Arial"/>
          <w:sz w:val="24"/>
          <w:szCs w:val="24"/>
          <w:shd w:val="clear" w:color="auto" w:fill="FFFFFF"/>
        </w:rPr>
        <w:t xml:space="preserve">development of </w:t>
      </w:r>
      <w:r w:rsidRPr="005743FB">
        <w:rPr>
          <w:rFonts w:cs="Arial"/>
          <w:sz w:val="24"/>
          <w:szCs w:val="24"/>
          <w:shd w:val="clear" w:color="auto" w:fill="FFFFFF"/>
        </w:rPr>
        <w:t xml:space="preserve">native shellfish restoration strategies that restore habitat </w:t>
      </w:r>
      <w:r w:rsidR="009D7D92">
        <w:rPr>
          <w:rFonts w:cs="Arial"/>
          <w:sz w:val="24"/>
          <w:szCs w:val="24"/>
          <w:shd w:val="clear" w:color="auto" w:fill="FFFFFF"/>
        </w:rPr>
        <w:t>and</w:t>
      </w:r>
      <w:r w:rsidRPr="005743FB">
        <w:rPr>
          <w:rFonts w:cs="Arial"/>
          <w:sz w:val="24"/>
          <w:szCs w:val="24"/>
          <w:shd w:val="clear" w:color="auto" w:fill="FFFFFF"/>
        </w:rPr>
        <w:t xml:space="preserve"> increase harvest opportunities. </w:t>
      </w:r>
      <w:r w:rsidR="009D7D92">
        <w:rPr>
          <w:rFonts w:cs="Arial"/>
          <w:sz w:val="24"/>
          <w:szCs w:val="24"/>
          <w:shd w:val="clear" w:color="auto" w:fill="FFFFFF"/>
        </w:rPr>
        <w:t>We</w:t>
      </w:r>
      <w:r w:rsidRPr="005743FB">
        <w:rPr>
          <w:rFonts w:cs="Arial"/>
          <w:sz w:val="24"/>
          <w:szCs w:val="24"/>
          <w:shd w:val="clear" w:color="auto" w:fill="FFFFFF"/>
        </w:rPr>
        <w:t xml:space="preserve"> will work to implement the interagency National Science </w:t>
      </w:r>
      <w:r w:rsidR="009D7D92">
        <w:rPr>
          <w:rFonts w:cs="Arial"/>
          <w:sz w:val="24"/>
          <w:szCs w:val="24"/>
          <w:shd w:val="clear" w:color="auto" w:fill="FFFFFF"/>
        </w:rPr>
        <w:t>and</w:t>
      </w:r>
      <w:r w:rsidRPr="005743FB">
        <w:rPr>
          <w:rFonts w:cs="Arial"/>
          <w:sz w:val="24"/>
          <w:szCs w:val="24"/>
          <w:shd w:val="clear" w:color="auto" w:fill="FFFFFF"/>
        </w:rPr>
        <w:t xml:space="preserve"> Technology Council Committee on Science new National Strategic Plan for Federal </w:t>
      </w:r>
      <w:r w:rsidRPr="005743FB">
        <w:rPr>
          <w:rFonts w:cs="Arial"/>
          <w:sz w:val="24"/>
          <w:szCs w:val="24"/>
          <w:shd w:val="clear" w:color="auto" w:fill="FFFFFF"/>
        </w:rPr>
        <w:lastRenderedPageBreak/>
        <w:t>Aquaculture Research</w:t>
      </w:r>
      <w:r w:rsidR="009D7D92">
        <w:rPr>
          <w:rFonts w:cs="Arial"/>
          <w:sz w:val="24"/>
          <w:szCs w:val="24"/>
          <w:shd w:val="clear" w:color="auto" w:fill="FFFFFF"/>
        </w:rPr>
        <w:t>,</w:t>
      </w:r>
      <w:r w:rsidRPr="005743FB">
        <w:rPr>
          <w:rFonts w:cs="Arial"/>
          <w:sz w:val="24"/>
          <w:szCs w:val="24"/>
          <w:shd w:val="clear" w:color="auto" w:fill="FFFFFF"/>
        </w:rPr>
        <w:t xml:space="preserve"> which </w:t>
      </w:r>
      <w:r w:rsidR="00A86C1C">
        <w:rPr>
          <w:rFonts w:cs="Arial"/>
          <w:sz w:val="24"/>
          <w:szCs w:val="24"/>
          <w:shd w:val="clear" w:color="auto" w:fill="FFFFFF"/>
        </w:rPr>
        <w:t xml:space="preserve">will </w:t>
      </w:r>
      <w:r w:rsidR="005008FE">
        <w:rPr>
          <w:rFonts w:cs="Arial"/>
          <w:sz w:val="24"/>
          <w:szCs w:val="24"/>
          <w:shd w:val="clear" w:color="auto" w:fill="FFFFFF"/>
        </w:rPr>
        <w:t xml:space="preserve">develop strategic research goals and </w:t>
      </w:r>
      <w:r w:rsidR="005008FE" w:rsidRPr="005743FB">
        <w:rPr>
          <w:rFonts w:cs="Arial"/>
          <w:sz w:val="24"/>
          <w:szCs w:val="24"/>
          <w:shd w:val="clear" w:color="auto" w:fill="FFFFFF"/>
        </w:rPr>
        <w:t>provi</w:t>
      </w:r>
      <w:r w:rsidR="005008FE">
        <w:rPr>
          <w:rFonts w:cs="Arial"/>
          <w:sz w:val="24"/>
          <w:szCs w:val="24"/>
          <w:shd w:val="clear" w:color="auto" w:fill="FFFFFF"/>
        </w:rPr>
        <w:t>de a coordination</w:t>
      </w:r>
      <w:r w:rsidR="00A86C1C">
        <w:rPr>
          <w:rFonts w:cs="Arial"/>
          <w:sz w:val="24"/>
          <w:szCs w:val="24"/>
          <w:shd w:val="clear" w:color="auto" w:fill="FFFFFF"/>
        </w:rPr>
        <w:t xml:space="preserve"> framework</w:t>
      </w:r>
      <w:r w:rsidR="005008FE">
        <w:rPr>
          <w:rFonts w:cs="Arial"/>
          <w:sz w:val="24"/>
          <w:szCs w:val="24"/>
          <w:shd w:val="clear" w:color="auto" w:fill="FFFFFF"/>
        </w:rPr>
        <w:t>.</w:t>
      </w:r>
    </w:p>
    <w:p w14:paraId="32C4E82A" w14:textId="77777777" w:rsidR="00AB56A5" w:rsidRPr="00255DE9" w:rsidRDefault="00AB56A5" w:rsidP="00567BAA">
      <w:pPr>
        <w:autoSpaceDE w:val="0"/>
        <w:autoSpaceDN w:val="0"/>
        <w:adjustRightInd w:val="0"/>
        <w:spacing w:after="120" w:line="240" w:lineRule="auto"/>
        <w:rPr>
          <w:sz w:val="24"/>
          <w:szCs w:val="24"/>
        </w:rPr>
      </w:pPr>
    </w:p>
    <w:p w14:paraId="470B4F33" w14:textId="77777777" w:rsidR="00567BAA" w:rsidRPr="003168DE" w:rsidRDefault="00567BAA" w:rsidP="00567BAA">
      <w:pPr>
        <w:autoSpaceDE w:val="0"/>
        <w:autoSpaceDN w:val="0"/>
        <w:adjustRightInd w:val="0"/>
        <w:spacing w:after="120" w:line="240" w:lineRule="auto"/>
        <w:rPr>
          <w:b/>
          <w:i/>
          <w:sz w:val="24"/>
          <w:szCs w:val="24"/>
          <w:highlight w:val="cyan"/>
        </w:rPr>
      </w:pPr>
      <w:r w:rsidRPr="003168DE">
        <w:rPr>
          <w:b/>
          <w:i/>
          <w:sz w:val="24"/>
          <w:szCs w:val="24"/>
        </w:rPr>
        <w:t xml:space="preserve">Focusing Habitat Efforts </w:t>
      </w:r>
      <w:r w:rsidR="00D20A1E">
        <w:rPr>
          <w:b/>
          <w:i/>
          <w:sz w:val="24"/>
          <w:szCs w:val="24"/>
        </w:rPr>
        <w:t>for</w:t>
      </w:r>
      <w:r w:rsidR="00D20A1E" w:rsidRPr="003168DE">
        <w:rPr>
          <w:b/>
          <w:i/>
          <w:sz w:val="24"/>
          <w:szCs w:val="24"/>
        </w:rPr>
        <w:t xml:space="preserve"> </w:t>
      </w:r>
      <w:r>
        <w:rPr>
          <w:b/>
          <w:i/>
          <w:sz w:val="24"/>
          <w:szCs w:val="24"/>
        </w:rPr>
        <w:t>Sustaining Fisheries</w:t>
      </w:r>
    </w:p>
    <w:p w14:paraId="17EA3D5C" w14:textId="5535A05B" w:rsidR="00CB34F3" w:rsidRPr="00BA2EFA" w:rsidRDefault="00CB34F3" w:rsidP="00CB34F3">
      <w:pPr>
        <w:autoSpaceDE w:val="0"/>
        <w:autoSpaceDN w:val="0"/>
        <w:adjustRightInd w:val="0"/>
        <w:spacing w:after="0" w:line="240" w:lineRule="auto"/>
        <w:rPr>
          <w:sz w:val="24"/>
          <w:szCs w:val="24"/>
        </w:rPr>
      </w:pPr>
      <w:r w:rsidRPr="00BA2EFA">
        <w:rPr>
          <w:sz w:val="24"/>
          <w:szCs w:val="24"/>
        </w:rPr>
        <w:t xml:space="preserve">Habitat protection and restoration are essential elements of a sustainable strategy for commercial and recreational fisheries. </w:t>
      </w:r>
      <w:r w:rsidR="007876B8">
        <w:rPr>
          <w:sz w:val="24"/>
          <w:szCs w:val="24"/>
        </w:rPr>
        <w:t xml:space="preserve"> T</w:t>
      </w:r>
      <w:r w:rsidRPr="00BA2EFA">
        <w:rPr>
          <w:sz w:val="24"/>
          <w:szCs w:val="24"/>
        </w:rPr>
        <w:t xml:space="preserve">he quality and quantity of available habitat </w:t>
      </w:r>
      <w:r w:rsidR="009D7D92">
        <w:rPr>
          <w:sz w:val="24"/>
          <w:szCs w:val="24"/>
        </w:rPr>
        <w:t>are</w:t>
      </w:r>
      <w:r w:rsidR="002B6EC9">
        <w:rPr>
          <w:sz w:val="24"/>
          <w:szCs w:val="24"/>
        </w:rPr>
        <w:t xml:space="preserve"> critical</w:t>
      </w:r>
      <w:r w:rsidR="0074110D">
        <w:rPr>
          <w:sz w:val="24"/>
          <w:szCs w:val="24"/>
        </w:rPr>
        <w:t xml:space="preserve"> to </w:t>
      </w:r>
      <w:r w:rsidRPr="00BA2EFA">
        <w:rPr>
          <w:sz w:val="24"/>
          <w:szCs w:val="24"/>
        </w:rPr>
        <w:t xml:space="preserve">supporting living marine resources. </w:t>
      </w:r>
      <w:r w:rsidR="009D7D92">
        <w:rPr>
          <w:sz w:val="24"/>
          <w:szCs w:val="24"/>
        </w:rPr>
        <w:t>Lost</w:t>
      </w:r>
      <w:r w:rsidR="005254B6">
        <w:rPr>
          <w:sz w:val="24"/>
          <w:szCs w:val="24"/>
        </w:rPr>
        <w:t xml:space="preserve"> or degraded h</w:t>
      </w:r>
      <w:r w:rsidRPr="00BA2EFA">
        <w:rPr>
          <w:sz w:val="24"/>
          <w:szCs w:val="24"/>
        </w:rPr>
        <w:t xml:space="preserve">abitat has direct economic consequences </w:t>
      </w:r>
      <w:r w:rsidR="002B6EC9">
        <w:rPr>
          <w:sz w:val="24"/>
          <w:szCs w:val="24"/>
        </w:rPr>
        <w:t>for</w:t>
      </w:r>
      <w:r w:rsidRPr="00BA2EFA">
        <w:rPr>
          <w:sz w:val="24"/>
          <w:szCs w:val="24"/>
        </w:rPr>
        <w:t xml:space="preserve"> commercial, recreational, and tribal fisher</w:t>
      </w:r>
      <w:r>
        <w:rPr>
          <w:sz w:val="24"/>
          <w:szCs w:val="24"/>
        </w:rPr>
        <w:t>men</w:t>
      </w:r>
      <w:r w:rsidR="002B6EC9">
        <w:rPr>
          <w:sz w:val="24"/>
          <w:szCs w:val="24"/>
        </w:rPr>
        <w:t>.</w:t>
      </w:r>
      <w:r w:rsidRPr="00BA2EFA">
        <w:rPr>
          <w:sz w:val="24"/>
          <w:szCs w:val="24"/>
        </w:rPr>
        <w:t xml:space="preserve"> </w:t>
      </w:r>
      <w:r w:rsidR="002B6EC9">
        <w:rPr>
          <w:sz w:val="24"/>
          <w:szCs w:val="24"/>
        </w:rPr>
        <w:t xml:space="preserve">Impaired habitat </w:t>
      </w:r>
      <w:r w:rsidRPr="00BA2EFA">
        <w:rPr>
          <w:sz w:val="24"/>
          <w:szCs w:val="24"/>
        </w:rPr>
        <w:t>can threaten the sustainability not only of fishery resources</w:t>
      </w:r>
      <w:r w:rsidR="003263C6">
        <w:rPr>
          <w:sz w:val="24"/>
          <w:szCs w:val="24"/>
        </w:rPr>
        <w:t>,</w:t>
      </w:r>
      <w:r w:rsidRPr="00BA2EFA">
        <w:rPr>
          <w:sz w:val="24"/>
          <w:szCs w:val="24"/>
        </w:rPr>
        <w:t xml:space="preserve"> but </w:t>
      </w:r>
      <w:r w:rsidR="009D7D92">
        <w:rPr>
          <w:sz w:val="24"/>
          <w:szCs w:val="24"/>
        </w:rPr>
        <w:t xml:space="preserve">of </w:t>
      </w:r>
      <w:r w:rsidRPr="00BA2EFA">
        <w:rPr>
          <w:sz w:val="24"/>
          <w:szCs w:val="24"/>
        </w:rPr>
        <w:t>entire communities that rely on the</w:t>
      </w:r>
      <w:r w:rsidR="003263C6">
        <w:rPr>
          <w:sz w:val="24"/>
          <w:szCs w:val="24"/>
        </w:rPr>
        <w:t>se habitats</w:t>
      </w:r>
      <w:r w:rsidRPr="00BA2EFA">
        <w:rPr>
          <w:sz w:val="24"/>
          <w:szCs w:val="24"/>
        </w:rPr>
        <w:t xml:space="preserve"> for food, commerce</w:t>
      </w:r>
      <w:r>
        <w:rPr>
          <w:sz w:val="24"/>
          <w:szCs w:val="24"/>
        </w:rPr>
        <w:t>,</w:t>
      </w:r>
      <w:r w:rsidRPr="00BA2EFA">
        <w:rPr>
          <w:sz w:val="24"/>
          <w:szCs w:val="24"/>
        </w:rPr>
        <w:t xml:space="preserve"> and employment. </w:t>
      </w:r>
      <w:r w:rsidR="009D7D92">
        <w:rPr>
          <w:sz w:val="24"/>
          <w:szCs w:val="24"/>
        </w:rPr>
        <w:t>H</w:t>
      </w:r>
      <w:r w:rsidRPr="00BA2EFA">
        <w:rPr>
          <w:sz w:val="24"/>
          <w:szCs w:val="24"/>
        </w:rPr>
        <w:t>abitat challenges in</w:t>
      </w:r>
      <w:r w:rsidR="00296D50">
        <w:rPr>
          <w:sz w:val="24"/>
          <w:szCs w:val="24"/>
        </w:rPr>
        <w:t xml:space="preserve"> riverine,</w:t>
      </w:r>
      <w:r w:rsidRPr="00BA2EFA">
        <w:rPr>
          <w:sz w:val="24"/>
          <w:szCs w:val="24"/>
        </w:rPr>
        <w:t xml:space="preserve"> coastal and ocean areas around the country are significant and pervasive, requiring more integrated response</w:t>
      </w:r>
      <w:r w:rsidR="0074110D">
        <w:rPr>
          <w:sz w:val="24"/>
          <w:szCs w:val="24"/>
        </w:rPr>
        <w:t>s</w:t>
      </w:r>
      <w:r w:rsidRPr="00BA2EFA">
        <w:rPr>
          <w:sz w:val="24"/>
          <w:szCs w:val="24"/>
        </w:rPr>
        <w:t xml:space="preserve">. </w:t>
      </w:r>
    </w:p>
    <w:p w14:paraId="1040A022" w14:textId="77777777" w:rsidR="00CB34F3" w:rsidRDefault="00CB34F3" w:rsidP="00CB34F3">
      <w:pPr>
        <w:autoSpaceDE w:val="0"/>
        <w:autoSpaceDN w:val="0"/>
        <w:adjustRightInd w:val="0"/>
        <w:spacing w:after="0" w:line="240" w:lineRule="auto"/>
        <w:rPr>
          <w:sz w:val="24"/>
          <w:szCs w:val="24"/>
        </w:rPr>
      </w:pPr>
    </w:p>
    <w:p w14:paraId="1A4BE430" w14:textId="77777777" w:rsidR="00CB34F3" w:rsidRPr="00126584" w:rsidRDefault="005254B6" w:rsidP="00CB34F3">
      <w:pPr>
        <w:autoSpaceDE w:val="0"/>
        <w:autoSpaceDN w:val="0"/>
        <w:adjustRightInd w:val="0"/>
        <w:spacing w:after="0" w:line="240" w:lineRule="auto"/>
        <w:rPr>
          <w:sz w:val="24"/>
          <w:szCs w:val="24"/>
        </w:rPr>
      </w:pPr>
      <w:r w:rsidRPr="00126584">
        <w:rPr>
          <w:sz w:val="24"/>
          <w:szCs w:val="24"/>
        </w:rPr>
        <w:t xml:space="preserve">NOAA Fisheries </w:t>
      </w:r>
      <w:r w:rsidR="00497903" w:rsidRPr="00126584">
        <w:rPr>
          <w:sz w:val="24"/>
          <w:szCs w:val="24"/>
        </w:rPr>
        <w:t xml:space="preserve">will </w:t>
      </w:r>
      <w:r w:rsidRPr="00126584">
        <w:rPr>
          <w:sz w:val="24"/>
          <w:szCs w:val="24"/>
        </w:rPr>
        <w:t xml:space="preserve">focus on </w:t>
      </w:r>
      <w:r w:rsidR="00CB34F3" w:rsidRPr="00126584">
        <w:rPr>
          <w:sz w:val="24"/>
          <w:szCs w:val="24"/>
        </w:rPr>
        <w:t>reduc</w:t>
      </w:r>
      <w:r w:rsidRPr="00126584">
        <w:rPr>
          <w:sz w:val="24"/>
          <w:szCs w:val="24"/>
        </w:rPr>
        <w:t>ing</w:t>
      </w:r>
      <w:r w:rsidR="00CB34F3" w:rsidRPr="00126584">
        <w:rPr>
          <w:sz w:val="24"/>
          <w:szCs w:val="24"/>
        </w:rPr>
        <w:t xml:space="preserve"> threats to </w:t>
      </w:r>
      <w:r w:rsidR="0019744D" w:rsidRPr="00126584">
        <w:rPr>
          <w:sz w:val="24"/>
          <w:szCs w:val="24"/>
        </w:rPr>
        <w:t xml:space="preserve">at-risk </w:t>
      </w:r>
      <w:r w:rsidR="00CB34F3" w:rsidRPr="00126584">
        <w:rPr>
          <w:sz w:val="24"/>
          <w:szCs w:val="24"/>
        </w:rPr>
        <w:t>habitats</w:t>
      </w:r>
      <w:r w:rsidR="0019744D" w:rsidRPr="00126584">
        <w:rPr>
          <w:sz w:val="24"/>
          <w:szCs w:val="24"/>
        </w:rPr>
        <w:t xml:space="preserve"> that support our fisheries</w:t>
      </w:r>
      <w:r w:rsidR="00CB34F3" w:rsidRPr="00126584">
        <w:rPr>
          <w:sz w:val="24"/>
          <w:szCs w:val="24"/>
        </w:rPr>
        <w:t xml:space="preserve">, </w:t>
      </w:r>
      <w:r w:rsidRPr="00126584">
        <w:rPr>
          <w:sz w:val="24"/>
          <w:szCs w:val="24"/>
        </w:rPr>
        <w:t>especially</w:t>
      </w:r>
      <w:r w:rsidR="00CB34F3" w:rsidRPr="00126584">
        <w:rPr>
          <w:sz w:val="24"/>
          <w:szCs w:val="24"/>
        </w:rPr>
        <w:t xml:space="preserve"> coastal wetlands</w:t>
      </w:r>
      <w:r w:rsidR="009D7D92" w:rsidRPr="00126584">
        <w:rPr>
          <w:sz w:val="24"/>
          <w:szCs w:val="24"/>
        </w:rPr>
        <w:t xml:space="preserve"> and</w:t>
      </w:r>
      <w:r w:rsidR="00CB34F3" w:rsidRPr="00126584">
        <w:rPr>
          <w:sz w:val="24"/>
          <w:szCs w:val="24"/>
        </w:rPr>
        <w:t xml:space="preserve"> oyster and coral reef ecosystems</w:t>
      </w:r>
      <w:r w:rsidRPr="00126584">
        <w:rPr>
          <w:sz w:val="24"/>
          <w:szCs w:val="24"/>
        </w:rPr>
        <w:t>.  NOAA Fisheries</w:t>
      </w:r>
      <w:r w:rsidR="00497903" w:rsidRPr="00126584">
        <w:rPr>
          <w:sz w:val="24"/>
          <w:szCs w:val="24"/>
        </w:rPr>
        <w:t xml:space="preserve"> </w:t>
      </w:r>
      <w:r w:rsidRPr="00126584">
        <w:rPr>
          <w:sz w:val="24"/>
          <w:szCs w:val="24"/>
        </w:rPr>
        <w:t>is prom</w:t>
      </w:r>
      <w:r w:rsidR="00497903" w:rsidRPr="00126584">
        <w:rPr>
          <w:sz w:val="24"/>
          <w:szCs w:val="24"/>
        </w:rPr>
        <w:t>o</w:t>
      </w:r>
      <w:r w:rsidRPr="00126584">
        <w:rPr>
          <w:sz w:val="24"/>
          <w:szCs w:val="24"/>
        </w:rPr>
        <w:t>ting</w:t>
      </w:r>
      <w:r w:rsidR="00CB34F3" w:rsidRPr="00126584">
        <w:rPr>
          <w:sz w:val="24"/>
          <w:szCs w:val="24"/>
        </w:rPr>
        <w:t xml:space="preserve"> a holistic, landscape-scale approach to habitat conservation and resource management in a changing climate.  By addressing issues at a landsca</w:t>
      </w:r>
      <w:r w:rsidR="00976CB1" w:rsidRPr="00126584">
        <w:rPr>
          <w:sz w:val="24"/>
          <w:szCs w:val="24"/>
        </w:rPr>
        <w:t>pe scale and considering how ecosystems function</w:t>
      </w:r>
      <w:r w:rsidR="00CB34F3" w:rsidRPr="00126584">
        <w:rPr>
          <w:sz w:val="24"/>
          <w:szCs w:val="24"/>
        </w:rPr>
        <w:t xml:space="preserve">, we </w:t>
      </w:r>
      <w:r w:rsidR="009B63E3" w:rsidRPr="00126584">
        <w:rPr>
          <w:sz w:val="24"/>
          <w:szCs w:val="24"/>
        </w:rPr>
        <w:t>can target</w:t>
      </w:r>
      <w:r w:rsidR="00CB34F3" w:rsidRPr="00126584">
        <w:rPr>
          <w:sz w:val="24"/>
          <w:szCs w:val="24"/>
        </w:rPr>
        <w:t xml:space="preserve"> conservation actions that will achieve the </w:t>
      </w:r>
      <w:r w:rsidR="009B63E3" w:rsidRPr="00126584">
        <w:rPr>
          <w:sz w:val="24"/>
          <w:szCs w:val="24"/>
        </w:rPr>
        <w:t>greatest benefit</w:t>
      </w:r>
      <w:r w:rsidR="00CB34F3" w:rsidRPr="00126584">
        <w:rPr>
          <w:sz w:val="24"/>
          <w:szCs w:val="24"/>
        </w:rPr>
        <w:t xml:space="preserve">. For example, ensuring healthy </w:t>
      </w:r>
      <w:r w:rsidRPr="00126584">
        <w:rPr>
          <w:sz w:val="24"/>
          <w:szCs w:val="24"/>
        </w:rPr>
        <w:t>habitats</w:t>
      </w:r>
      <w:r w:rsidR="00CB34F3" w:rsidRPr="00126584">
        <w:rPr>
          <w:sz w:val="24"/>
          <w:szCs w:val="24"/>
        </w:rPr>
        <w:t xml:space="preserve"> for forage and juvenile fish </w:t>
      </w:r>
      <w:r w:rsidR="003263C6" w:rsidRPr="00126584">
        <w:rPr>
          <w:sz w:val="24"/>
          <w:szCs w:val="24"/>
        </w:rPr>
        <w:t xml:space="preserve">ultimately </w:t>
      </w:r>
      <w:r w:rsidR="00CB34F3" w:rsidRPr="00126584">
        <w:rPr>
          <w:sz w:val="24"/>
          <w:szCs w:val="24"/>
        </w:rPr>
        <w:t xml:space="preserve">supports commercial fisheries and coastal economies. </w:t>
      </w:r>
      <w:r w:rsidR="0019744D" w:rsidRPr="00126584">
        <w:rPr>
          <w:sz w:val="24"/>
          <w:szCs w:val="24"/>
        </w:rPr>
        <w:t xml:space="preserve">These same </w:t>
      </w:r>
      <w:r w:rsidR="00CB34F3" w:rsidRPr="00126584">
        <w:rPr>
          <w:sz w:val="24"/>
          <w:szCs w:val="24"/>
        </w:rPr>
        <w:t xml:space="preserve">habitats also </w:t>
      </w:r>
      <w:r w:rsidR="003263C6" w:rsidRPr="00126584">
        <w:rPr>
          <w:sz w:val="24"/>
          <w:szCs w:val="24"/>
        </w:rPr>
        <w:t xml:space="preserve">encourage </w:t>
      </w:r>
      <w:r w:rsidR="00CB34F3" w:rsidRPr="00126584">
        <w:rPr>
          <w:sz w:val="24"/>
          <w:szCs w:val="24"/>
        </w:rPr>
        <w:t xml:space="preserve">resiliency of coastal communities by providing important </w:t>
      </w:r>
      <w:r w:rsidR="009B63E3" w:rsidRPr="00126584">
        <w:rPr>
          <w:sz w:val="24"/>
          <w:szCs w:val="24"/>
        </w:rPr>
        <w:t>ecosystem services</w:t>
      </w:r>
      <w:r w:rsidR="00CB34F3" w:rsidRPr="00126584">
        <w:rPr>
          <w:sz w:val="24"/>
          <w:szCs w:val="24"/>
        </w:rPr>
        <w:t xml:space="preserve"> such as </w:t>
      </w:r>
      <w:r w:rsidR="00600C46" w:rsidRPr="00126584">
        <w:rPr>
          <w:sz w:val="24"/>
          <w:szCs w:val="24"/>
        </w:rPr>
        <w:t xml:space="preserve">protection from coastal </w:t>
      </w:r>
      <w:r w:rsidRPr="00126584">
        <w:rPr>
          <w:sz w:val="24"/>
          <w:szCs w:val="24"/>
        </w:rPr>
        <w:t>flooding</w:t>
      </w:r>
      <w:r w:rsidR="00600C46" w:rsidRPr="00126584">
        <w:rPr>
          <w:sz w:val="24"/>
          <w:szCs w:val="24"/>
        </w:rPr>
        <w:t xml:space="preserve"> and </w:t>
      </w:r>
      <w:r w:rsidRPr="00126584">
        <w:rPr>
          <w:sz w:val="24"/>
          <w:szCs w:val="24"/>
        </w:rPr>
        <w:t>erosion</w:t>
      </w:r>
      <w:r w:rsidR="00600C46" w:rsidRPr="00126584">
        <w:rPr>
          <w:sz w:val="24"/>
          <w:szCs w:val="24"/>
        </w:rPr>
        <w:t>.</w:t>
      </w:r>
    </w:p>
    <w:p w14:paraId="6C7DC2E0" w14:textId="77777777" w:rsidR="00600C46" w:rsidRPr="00BA2EFA" w:rsidRDefault="00600C46" w:rsidP="00CB34F3">
      <w:pPr>
        <w:autoSpaceDE w:val="0"/>
        <w:autoSpaceDN w:val="0"/>
        <w:adjustRightInd w:val="0"/>
        <w:spacing w:after="0" w:line="240" w:lineRule="auto"/>
        <w:rPr>
          <w:sz w:val="24"/>
          <w:szCs w:val="24"/>
        </w:rPr>
      </w:pPr>
    </w:p>
    <w:p w14:paraId="2FAA097B" w14:textId="518B395E" w:rsidR="00CB34F3" w:rsidRDefault="00CB34F3" w:rsidP="00CB34F3">
      <w:pPr>
        <w:autoSpaceDE w:val="0"/>
        <w:autoSpaceDN w:val="0"/>
        <w:adjustRightInd w:val="0"/>
        <w:spacing w:after="0" w:line="240" w:lineRule="auto"/>
        <w:rPr>
          <w:sz w:val="24"/>
          <w:szCs w:val="24"/>
        </w:rPr>
      </w:pPr>
      <w:r>
        <w:rPr>
          <w:sz w:val="24"/>
          <w:szCs w:val="24"/>
        </w:rPr>
        <w:t>We</w:t>
      </w:r>
      <w:r w:rsidRPr="00BA2EFA">
        <w:rPr>
          <w:sz w:val="24"/>
          <w:szCs w:val="24"/>
        </w:rPr>
        <w:t xml:space="preserve"> </w:t>
      </w:r>
      <w:r>
        <w:rPr>
          <w:sz w:val="24"/>
          <w:szCs w:val="24"/>
        </w:rPr>
        <w:t>will continue to use the</w:t>
      </w:r>
      <w:r w:rsidRPr="00BA2EFA">
        <w:rPr>
          <w:sz w:val="24"/>
          <w:szCs w:val="24"/>
        </w:rPr>
        <w:t xml:space="preserve"> Habitat Blueprint as the framework to align habitat conservation efforts with </w:t>
      </w:r>
      <w:r w:rsidR="00DD4918">
        <w:rPr>
          <w:sz w:val="24"/>
          <w:szCs w:val="24"/>
        </w:rPr>
        <w:t>the</w:t>
      </w:r>
      <w:r w:rsidR="00DD4918" w:rsidRPr="00BA2EFA">
        <w:rPr>
          <w:sz w:val="24"/>
          <w:szCs w:val="24"/>
        </w:rPr>
        <w:t xml:space="preserve"> </w:t>
      </w:r>
      <w:r w:rsidRPr="00BA2EFA">
        <w:rPr>
          <w:sz w:val="24"/>
          <w:szCs w:val="24"/>
        </w:rPr>
        <w:t>stewardship responsibilities and goals</w:t>
      </w:r>
      <w:r w:rsidR="00DD4918">
        <w:rPr>
          <w:sz w:val="24"/>
          <w:szCs w:val="24"/>
        </w:rPr>
        <w:t xml:space="preserve"> in NOAA’s mission</w:t>
      </w:r>
      <w:r w:rsidR="0019744D">
        <w:t>.</w:t>
      </w:r>
      <w:r w:rsidRPr="00BA2EFA">
        <w:t xml:space="preserve"> </w:t>
      </w:r>
      <w:r>
        <w:rPr>
          <w:sz w:val="24"/>
          <w:szCs w:val="24"/>
        </w:rPr>
        <w:t>The Blueprint</w:t>
      </w:r>
      <w:r w:rsidRPr="00BA2EFA">
        <w:rPr>
          <w:sz w:val="24"/>
          <w:szCs w:val="24"/>
        </w:rPr>
        <w:t xml:space="preserve"> </w:t>
      </w:r>
      <w:r>
        <w:rPr>
          <w:sz w:val="24"/>
          <w:szCs w:val="24"/>
        </w:rPr>
        <w:t>leverages</w:t>
      </w:r>
      <w:r w:rsidRPr="00BA2EFA">
        <w:rPr>
          <w:sz w:val="24"/>
          <w:szCs w:val="24"/>
        </w:rPr>
        <w:t xml:space="preserve"> external partnerships and resources </w:t>
      </w:r>
      <w:r>
        <w:rPr>
          <w:sz w:val="24"/>
          <w:szCs w:val="24"/>
        </w:rPr>
        <w:t xml:space="preserve">toward </w:t>
      </w:r>
      <w:r w:rsidRPr="00BA2EFA">
        <w:rPr>
          <w:sz w:val="24"/>
          <w:szCs w:val="24"/>
        </w:rPr>
        <w:t xml:space="preserve">coordinated action </w:t>
      </w:r>
      <w:r w:rsidR="009D7D92">
        <w:rPr>
          <w:sz w:val="24"/>
          <w:szCs w:val="24"/>
        </w:rPr>
        <w:t xml:space="preserve">to </w:t>
      </w:r>
      <w:r>
        <w:rPr>
          <w:sz w:val="24"/>
          <w:szCs w:val="24"/>
        </w:rPr>
        <w:t>improve</w:t>
      </w:r>
      <w:r w:rsidRPr="00BA2EFA">
        <w:rPr>
          <w:sz w:val="24"/>
          <w:szCs w:val="24"/>
        </w:rPr>
        <w:t xml:space="preserve"> habitat conditions </w:t>
      </w:r>
      <w:r>
        <w:rPr>
          <w:sz w:val="24"/>
          <w:szCs w:val="24"/>
        </w:rPr>
        <w:t xml:space="preserve">for </w:t>
      </w:r>
      <w:r w:rsidRPr="00BA2EFA">
        <w:rPr>
          <w:sz w:val="24"/>
          <w:szCs w:val="24"/>
        </w:rPr>
        <w:t>marine</w:t>
      </w:r>
      <w:r w:rsidR="00296D50">
        <w:rPr>
          <w:sz w:val="24"/>
          <w:szCs w:val="24"/>
        </w:rPr>
        <w:t>, coastal, and riverine</w:t>
      </w:r>
      <w:r w:rsidRPr="00BA2EFA">
        <w:rPr>
          <w:sz w:val="24"/>
          <w:szCs w:val="24"/>
        </w:rPr>
        <w:t xml:space="preserve"> resources and </w:t>
      </w:r>
      <w:r>
        <w:rPr>
          <w:sz w:val="24"/>
          <w:szCs w:val="24"/>
        </w:rPr>
        <w:t xml:space="preserve">coastal </w:t>
      </w:r>
      <w:r w:rsidRPr="00BA2EFA">
        <w:rPr>
          <w:sz w:val="24"/>
          <w:szCs w:val="24"/>
        </w:rPr>
        <w:t xml:space="preserve">communities. </w:t>
      </w:r>
      <w:r>
        <w:rPr>
          <w:sz w:val="24"/>
          <w:szCs w:val="24"/>
        </w:rPr>
        <w:t>Coupled with landscape</w:t>
      </w:r>
      <w:r w:rsidR="009D7D92">
        <w:rPr>
          <w:sz w:val="24"/>
          <w:szCs w:val="24"/>
        </w:rPr>
        <w:t>-</w:t>
      </w:r>
      <w:r>
        <w:rPr>
          <w:sz w:val="24"/>
          <w:szCs w:val="24"/>
        </w:rPr>
        <w:t xml:space="preserve">scale initiatives in the Gulf of Mexico, </w:t>
      </w:r>
      <w:r w:rsidR="0019744D">
        <w:rPr>
          <w:sz w:val="24"/>
          <w:szCs w:val="24"/>
        </w:rPr>
        <w:t>Puget Sound</w:t>
      </w:r>
      <w:r w:rsidR="009D7D92">
        <w:rPr>
          <w:sz w:val="24"/>
          <w:szCs w:val="24"/>
        </w:rPr>
        <w:t>,</w:t>
      </w:r>
      <w:r w:rsidR="0019744D">
        <w:rPr>
          <w:sz w:val="24"/>
          <w:szCs w:val="24"/>
        </w:rPr>
        <w:t xml:space="preserve"> </w:t>
      </w:r>
      <w:r>
        <w:rPr>
          <w:sz w:val="24"/>
          <w:szCs w:val="24"/>
        </w:rPr>
        <w:t>and other regions</w:t>
      </w:r>
      <w:r w:rsidR="0019744D">
        <w:rPr>
          <w:sz w:val="24"/>
          <w:szCs w:val="24"/>
        </w:rPr>
        <w:t>,</w:t>
      </w:r>
      <w:r>
        <w:rPr>
          <w:sz w:val="24"/>
          <w:szCs w:val="24"/>
        </w:rPr>
        <w:t xml:space="preserve"> the Blueprint will drive investments toward targeted areas to maximize impact. </w:t>
      </w:r>
    </w:p>
    <w:p w14:paraId="293A8223" w14:textId="77777777" w:rsidR="00CB34F3" w:rsidRDefault="00CB34F3" w:rsidP="00CB34F3">
      <w:pPr>
        <w:autoSpaceDE w:val="0"/>
        <w:autoSpaceDN w:val="0"/>
        <w:adjustRightInd w:val="0"/>
        <w:spacing w:after="0" w:line="240" w:lineRule="auto"/>
        <w:rPr>
          <w:sz w:val="24"/>
          <w:szCs w:val="24"/>
        </w:rPr>
      </w:pPr>
    </w:p>
    <w:p w14:paraId="449F3302" w14:textId="61C913AD" w:rsidR="00CB34F3" w:rsidRDefault="00CB34F3" w:rsidP="00CB34F3">
      <w:pPr>
        <w:autoSpaceDE w:val="0"/>
        <w:autoSpaceDN w:val="0"/>
        <w:adjustRightInd w:val="0"/>
        <w:spacing w:after="0" w:line="240" w:lineRule="auto"/>
        <w:rPr>
          <w:sz w:val="24"/>
          <w:szCs w:val="24"/>
        </w:rPr>
      </w:pPr>
      <w:r>
        <w:rPr>
          <w:sz w:val="24"/>
          <w:szCs w:val="24"/>
        </w:rPr>
        <w:t xml:space="preserve">As part of the Blueprint and </w:t>
      </w:r>
      <w:r w:rsidR="00036617">
        <w:rPr>
          <w:sz w:val="24"/>
          <w:szCs w:val="24"/>
        </w:rPr>
        <w:t xml:space="preserve">the </w:t>
      </w:r>
      <w:r w:rsidR="00036617" w:rsidRPr="00036617">
        <w:rPr>
          <w:sz w:val="24"/>
          <w:szCs w:val="24"/>
        </w:rPr>
        <w:t>Habitat Assessment Improvement Plan</w:t>
      </w:r>
      <w:r>
        <w:rPr>
          <w:sz w:val="24"/>
          <w:szCs w:val="24"/>
        </w:rPr>
        <w:t xml:space="preserve">, we will </w:t>
      </w:r>
      <w:r w:rsidRPr="00BA2EFA">
        <w:rPr>
          <w:sz w:val="24"/>
          <w:szCs w:val="24"/>
        </w:rPr>
        <w:t xml:space="preserve">implement a strategic approach to habitat science </w:t>
      </w:r>
      <w:r>
        <w:rPr>
          <w:sz w:val="24"/>
          <w:szCs w:val="24"/>
        </w:rPr>
        <w:t xml:space="preserve">that will </w:t>
      </w:r>
      <w:r w:rsidR="00A86C1C">
        <w:rPr>
          <w:sz w:val="24"/>
          <w:szCs w:val="24"/>
        </w:rPr>
        <w:t xml:space="preserve">enable </w:t>
      </w:r>
      <w:r w:rsidR="00036617">
        <w:rPr>
          <w:sz w:val="24"/>
          <w:szCs w:val="24"/>
        </w:rPr>
        <w:t xml:space="preserve">NOAA to improve the </w:t>
      </w:r>
      <w:r>
        <w:rPr>
          <w:sz w:val="24"/>
          <w:szCs w:val="24"/>
        </w:rPr>
        <w:t>prioritiz</w:t>
      </w:r>
      <w:r w:rsidR="00036617">
        <w:rPr>
          <w:sz w:val="24"/>
          <w:szCs w:val="24"/>
        </w:rPr>
        <w:t>ation</w:t>
      </w:r>
      <w:r>
        <w:rPr>
          <w:sz w:val="24"/>
          <w:szCs w:val="24"/>
        </w:rPr>
        <w:t xml:space="preserve"> and implement</w:t>
      </w:r>
      <w:r w:rsidR="00036617">
        <w:rPr>
          <w:sz w:val="24"/>
          <w:szCs w:val="24"/>
        </w:rPr>
        <w:t xml:space="preserve">ation </w:t>
      </w:r>
      <w:r>
        <w:rPr>
          <w:sz w:val="24"/>
          <w:szCs w:val="24"/>
        </w:rPr>
        <w:t>our conservation actions</w:t>
      </w:r>
      <w:r w:rsidRPr="00BA2EFA">
        <w:rPr>
          <w:sz w:val="24"/>
          <w:szCs w:val="24"/>
        </w:rPr>
        <w:t>. Improving habitat scien</w:t>
      </w:r>
      <w:r>
        <w:rPr>
          <w:sz w:val="24"/>
          <w:szCs w:val="24"/>
        </w:rPr>
        <w:t>ce</w:t>
      </w:r>
      <w:r w:rsidRPr="00BA2EFA">
        <w:rPr>
          <w:sz w:val="24"/>
          <w:szCs w:val="24"/>
        </w:rPr>
        <w:t xml:space="preserve"> and planning efforts with our partners is essential in linking habitat conservation improvements to fishery productivity. </w:t>
      </w:r>
    </w:p>
    <w:p w14:paraId="2A74B9B5" w14:textId="77777777" w:rsidR="00CB34F3" w:rsidRDefault="00CB34F3" w:rsidP="00CB34F3">
      <w:pPr>
        <w:autoSpaceDE w:val="0"/>
        <w:autoSpaceDN w:val="0"/>
        <w:adjustRightInd w:val="0"/>
        <w:spacing w:after="0" w:line="240" w:lineRule="auto"/>
        <w:rPr>
          <w:sz w:val="24"/>
          <w:szCs w:val="24"/>
        </w:rPr>
      </w:pPr>
    </w:p>
    <w:p w14:paraId="5B051065" w14:textId="77777777" w:rsidR="00CB34F3" w:rsidRDefault="00CB34F3" w:rsidP="00CB34F3">
      <w:pPr>
        <w:autoSpaceDE w:val="0"/>
        <w:autoSpaceDN w:val="0"/>
        <w:adjustRightInd w:val="0"/>
        <w:spacing w:after="0" w:line="240" w:lineRule="auto"/>
        <w:rPr>
          <w:sz w:val="24"/>
          <w:szCs w:val="24"/>
        </w:rPr>
      </w:pPr>
    </w:p>
    <w:p w14:paraId="6C52E302" w14:textId="77777777" w:rsidR="00F61EDD" w:rsidRDefault="00F61EDD" w:rsidP="00CB34F3">
      <w:pPr>
        <w:autoSpaceDE w:val="0"/>
        <w:autoSpaceDN w:val="0"/>
        <w:adjustRightInd w:val="0"/>
        <w:spacing w:after="0" w:line="240" w:lineRule="auto"/>
        <w:rPr>
          <w:sz w:val="24"/>
          <w:szCs w:val="24"/>
        </w:rPr>
      </w:pPr>
    </w:p>
    <w:p w14:paraId="42DBA848" w14:textId="77777777" w:rsidR="00F61EDD" w:rsidRDefault="00F61EDD" w:rsidP="00CB34F3">
      <w:pPr>
        <w:autoSpaceDE w:val="0"/>
        <w:autoSpaceDN w:val="0"/>
        <w:adjustRightInd w:val="0"/>
        <w:spacing w:after="0" w:line="240" w:lineRule="auto"/>
        <w:rPr>
          <w:sz w:val="24"/>
          <w:szCs w:val="24"/>
        </w:rPr>
      </w:pPr>
    </w:p>
    <w:p w14:paraId="400933FE" w14:textId="77777777" w:rsidR="00652E1F" w:rsidRDefault="00652E1F">
      <w:pPr>
        <w:rPr>
          <w:ins w:id="520" w:author="Richard Merrick" w:date="2015-06-15T11:22:00Z"/>
          <w:b/>
          <w:i/>
          <w:sz w:val="32"/>
          <w:szCs w:val="32"/>
        </w:rPr>
        <w:pPrChange w:id="521" w:author="Richard Merrick" w:date="2015-06-15T11:22:00Z">
          <w:pPr>
            <w:autoSpaceDE w:val="0"/>
            <w:autoSpaceDN w:val="0"/>
            <w:adjustRightInd w:val="0"/>
            <w:spacing w:after="0" w:line="240" w:lineRule="auto"/>
            <w:ind w:left="720"/>
          </w:pPr>
        </w:pPrChange>
      </w:pPr>
    </w:p>
    <w:p w14:paraId="7FD3A300" w14:textId="77777777" w:rsidR="00D20A1E" w:rsidDel="00652E1F" w:rsidRDefault="00D20A1E">
      <w:pPr>
        <w:rPr>
          <w:del w:id="522" w:author="Richard Merrick" w:date="2015-06-15T11:22:00Z"/>
          <w:b/>
          <w:color w:val="00B0F0"/>
          <w:sz w:val="32"/>
          <w:szCs w:val="32"/>
        </w:rPr>
      </w:pPr>
      <w:del w:id="523" w:author="Richard Merrick" w:date="2015-06-15T11:22:00Z">
        <w:r w:rsidDel="00652E1F">
          <w:rPr>
            <w:b/>
            <w:color w:val="00B0F0"/>
            <w:sz w:val="32"/>
            <w:szCs w:val="32"/>
          </w:rPr>
          <w:br w:type="page"/>
        </w:r>
      </w:del>
    </w:p>
    <w:p w14:paraId="1ED75A7B" w14:textId="77777777" w:rsidR="00652E1F" w:rsidRDefault="00652E1F">
      <w:pPr>
        <w:rPr>
          <w:ins w:id="524" w:author="Richard Merrick" w:date="2015-06-15T11:22:00Z"/>
          <w:b/>
          <w:i/>
          <w:sz w:val="32"/>
          <w:szCs w:val="32"/>
        </w:rPr>
        <w:pPrChange w:id="525" w:author="Richard Merrick" w:date="2015-06-15T11:22:00Z">
          <w:pPr>
            <w:autoSpaceDE w:val="0"/>
            <w:autoSpaceDN w:val="0"/>
            <w:adjustRightInd w:val="0"/>
            <w:spacing w:after="0" w:line="240" w:lineRule="auto"/>
            <w:ind w:left="720"/>
          </w:pPr>
        </w:pPrChange>
      </w:pPr>
    </w:p>
    <w:p w14:paraId="46B6DF2C" w14:textId="77777777" w:rsidR="00652E1F" w:rsidRPr="00E04C7F" w:rsidRDefault="00652E1F" w:rsidP="00652E1F">
      <w:pPr>
        <w:autoSpaceDE w:val="0"/>
        <w:autoSpaceDN w:val="0"/>
        <w:adjustRightInd w:val="0"/>
        <w:spacing w:after="120" w:line="240" w:lineRule="auto"/>
        <w:rPr>
          <w:ins w:id="526" w:author="Richard Merrick" w:date="2015-06-15T11:22:00Z"/>
          <w:rFonts w:cs="HelveticaNeueLTStd-BdCn"/>
          <w:b/>
          <w:color w:val="548DD4" w:themeColor="text2" w:themeTint="99"/>
          <w:sz w:val="32"/>
          <w:szCs w:val="32"/>
        </w:rPr>
      </w:pPr>
      <w:ins w:id="527" w:author="Richard Merrick" w:date="2015-06-15T11:22:00Z">
        <w:r w:rsidRPr="003C1719">
          <w:rPr>
            <w:rFonts w:cs="HelveticaNeueLTStd-BdCn"/>
            <w:b/>
            <w:color w:val="548DD4" w:themeColor="text2" w:themeTint="99"/>
            <w:sz w:val="32"/>
            <w:szCs w:val="32"/>
          </w:rPr>
          <w:lastRenderedPageBreak/>
          <w:t xml:space="preserve">FY </w:t>
        </w:r>
        <w:r>
          <w:rPr>
            <w:rFonts w:cs="HelveticaNeueLTStd-BdCn"/>
            <w:b/>
            <w:color w:val="548DD4" w:themeColor="text2" w:themeTint="99"/>
            <w:sz w:val="32"/>
            <w:szCs w:val="32"/>
          </w:rPr>
          <w:t>2016</w:t>
        </w:r>
        <w:r w:rsidRPr="003C1719">
          <w:rPr>
            <w:rFonts w:cs="HelveticaNeueLTStd-BdCn"/>
            <w:b/>
            <w:color w:val="548DD4" w:themeColor="text2" w:themeTint="99"/>
            <w:sz w:val="32"/>
            <w:szCs w:val="32"/>
          </w:rPr>
          <w:t xml:space="preserve"> </w:t>
        </w:r>
        <w:r>
          <w:rPr>
            <w:rFonts w:cs="HelveticaNeueLTStd-BdCn"/>
            <w:b/>
            <w:color w:val="548DD4" w:themeColor="text2" w:themeTint="99"/>
            <w:sz w:val="32"/>
            <w:szCs w:val="32"/>
          </w:rPr>
          <w:t>Priorities</w:t>
        </w:r>
      </w:ins>
    </w:p>
    <w:p w14:paraId="709C878E" w14:textId="77777777" w:rsidR="00652E1F" w:rsidRPr="0052180E" w:rsidRDefault="00652E1F" w:rsidP="00652E1F">
      <w:pPr>
        <w:autoSpaceDE w:val="0"/>
        <w:autoSpaceDN w:val="0"/>
        <w:adjustRightInd w:val="0"/>
        <w:spacing w:after="120" w:line="240" w:lineRule="auto"/>
        <w:rPr>
          <w:ins w:id="528" w:author="Richard Merrick" w:date="2015-06-15T11:22:00Z"/>
          <w:b/>
          <w:i/>
          <w:sz w:val="24"/>
          <w:szCs w:val="24"/>
        </w:rPr>
      </w:pPr>
      <w:ins w:id="529" w:author="Richard Merrick" w:date="2015-06-15T11:22:00Z">
        <w:r w:rsidRPr="0052180E">
          <w:rPr>
            <w:b/>
            <w:i/>
            <w:sz w:val="24"/>
            <w:szCs w:val="24"/>
          </w:rPr>
          <w:t>Recovery and Conservation of Protected Species</w:t>
        </w:r>
      </w:ins>
    </w:p>
    <w:p w14:paraId="752136D3" w14:textId="040DC1FB" w:rsidR="004B20F7" w:rsidRPr="008903BC" w:rsidDel="00652E1F" w:rsidRDefault="00FC39DC" w:rsidP="004B4D27">
      <w:pPr>
        <w:autoSpaceDE w:val="0"/>
        <w:autoSpaceDN w:val="0"/>
        <w:adjustRightInd w:val="0"/>
        <w:spacing w:after="120" w:line="240" w:lineRule="auto"/>
        <w:rPr>
          <w:del w:id="530" w:author="Richard Merrick" w:date="2015-06-15T11:22:00Z"/>
          <w:rFonts w:ascii="HelveticaNeueLTStd-BdCn" w:hAnsi="HelveticaNeueLTStd-BdCn" w:cs="HelveticaNeueLTStd-BdCn"/>
          <w:color w:val="00B0F0"/>
          <w:sz w:val="32"/>
          <w:szCs w:val="32"/>
        </w:rPr>
      </w:pPr>
      <w:del w:id="531" w:author="Richard Merrick" w:date="2015-06-15T11:22:00Z">
        <w:r w:rsidRPr="008903BC" w:rsidDel="00652E1F">
          <w:rPr>
            <w:b/>
            <w:color w:val="00B0F0"/>
            <w:sz w:val="32"/>
            <w:szCs w:val="32"/>
          </w:rPr>
          <w:delText xml:space="preserve">Recover and Conserve Protected </w:delText>
        </w:r>
        <w:r w:rsidR="00055F0B" w:rsidDel="00652E1F">
          <w:rPr>
            <w:b/>
            <w:color w:val="00B0F0"/>
            <w:sz w:val="32"/>
            <w:szCs w:val="32"/>
          </w:rPr>
          <w:delText>Species</w:delText>
        </w:r>
        <w:r w:rsidR="00E45666" w:rsidRPr="008903BC" w:rsidDel="00652E1F">
          <w:rPr>
            <w:rFonts w:ascii="HelveticaNeueLTStd-BdCn" w:hAnsi="HelveticaNeueLTStd-BdCn" w:cs="HelveticaNeueLTStd-BdCn"/>
            <w:color w:val="00B0F0"/>
            <w:sz w:val="32"/>
            <w:szCs w:val="32"/>
          </w:rPr>
          <w:delText xml:space="preserve"> </w:delText>
        </w:r>
      </w:del>
    </w:p>
    <w:p w14:paraId="1641385D" w14:textId="7989E6E4" w:rsidR="00C97EB1" w:rsidRDefault="00C97EB1" w:rsidP="00C97EB1">
      <w:pPr>
        <w:autoSpaceDE w:val="0"/>
        <w:autoSpaceDN w:val="0"/>
        <w:adjustRightInd w:val="0"/>
        <w:spacing w:after="0" w:line="240" w:lineRule="auto"/>
        <w:rPr>
          <w:sz w:val="24"/>
          <w:szCs w:val="24"/>
        </w:rPr>
      </w:pPr>
      <w:r>
        <w:rPr>
          <w:sz w:val="24"/>
          <w:szCs w:val="24"/>
        </w:rPr>
        <w:t xml:space="preserve">Species diversity and ecosystem health are </w:t>
      </w:r>
      <w:r w:rsidR="00F5332C">
        <w:rPr>
          <w:sz w:val="24"/>
          <w:szCs w:val="24"/>
        </w:rPr>
        <w:t>critical to the natural</w:t>
      </w:r>
      <w:r>
        <w:rPr>
          <w:sz w:val="24"/>
          <w:szCs w:val="24"/>
        </w:rPr>
        <w:t xml:space="preserve"> legacy we leave for future generations.  </w:t>
      </w:r>
      <w:r w:rsidR="00DD4918">
        <w:rPr>
          <w:sz w:val="24"/>
          <w:szCs w:val="24"/>
        </w:rPr>
        <w:t xml:space="preserve">All </w:t>
      </w:r>
      <w:r>
        <w:rPr>
          <w:sz w:val="24"/>
          <w:szCs w:val="24"/>
        </w:rPr>
        <w:t>plant</w:t>
      </w:r>
      <w:r w:rsidR="00DD4918">
        <w:rPr>
          <w:sz w:val="24"/>
          <w:szCs w:val="24"/>
        </w:rPr>
        <w:t xml:space="preserve">s, </w:t>
      </w:r>
      <w:r>
        <w:rPr>
          <w:sz w:val="24"/>
          <w:szCs w:val="24"/>
        </w:rPr>
        <w:t>animal</w:t>
      </w:r>
      <w:r w:rsidR="00DD4918">
        <w:rPr>
          <w:sz w:val="24"/>
          <w:szCs w:val="24"/>
        </w:rPr>
        <w:t>s,</w:t>
      </w:r>
      <w:r>
        <w:rPr>
          <w:sz w:val="24"/>
          <w:szCs w:val="24"/>
        </w:rPr>
        <w:t xml:space="preserve"> and their physical environment are part of </w:t>
      </w:r>
      <w:r w:rsidR="003263C6">
        <w:rPr>
          <w:sz w:val="24"/>
          <w:szCs w:val="24"/>
        </w:rPr>
        <w:t>the</w:t>
      </w:r>
      <w:r>
        <w:rPr>
          <w:sz w:val="24"/>
          <w:szCs w:val="24"/>
        </w:rPr>
        <w:t xml:space="preserve"> complex web of life, where removal of a single species </w:t>
      </w:r>
      <w:r w:rsidR="003263C6">
        <w:rPr>
          <w:sz w:val="24"/>
          <w:szCs w:val="24"/>
        </w:rPr>
        <w:t xml:space="preserve">may negatively </w:t>
      </w:r>
      <w:r>
        <w:rPr>
          <w:sz w:val="24"/>
          <w:szCs w:val="24"/>
        </w:rPr>
        <w:t xml:space="preserve">affect many others.  </w:t>
      </w:r>
      <w:r w:rsidR="003263C6">
        <w:rPr>
          <w:sz w:val="24"/>
          <w:szCs w:val="24"/>
        </w:rPr>
        <w:t>Occasional species</w:t>
      </w:r>
      <w:r>
        <w:rPr>
          <w:sz w:val="24"/>
          <w:szCs w:val="24"/>
        </w:rPr>
        <w:t xml:space="preserve"> extinction </w:t>
      </w:r>
      <w:r w:rsidR="003263C6">
        <w:rPr>
          <w:sz w:val="24"/>
          <w:szCs w:val="24"/>
        </w:rPr>
        <w:t xml:space="preserve">may be </w:t>
      </w:r>
      <w:r w:rsidR="00F5332C">
        <w:rPr>
          <w:sz w:val="24"/>
          <w:szCs w:val="24"/>
        </w:rPr>
        <w:t>a natural</w:t>
      </w:r>
      <w:r w:rsidR="003263C6">
        <w:rPr>
          <w:sz w:val="24"/>
          <w:szCs w:val="24"/>
        </w:rPr>
        <w:t xml:space="preserve"> occurrence</w:t>
      </w:r>
      <w:r>
        <w:rPr>
          <w:sz w:val="24"/>
          <w:szCs w:val="24"/>
        </w:rPr>
        <w:t xml:space="preserve">, </w:t>
      </w:r>
      <w:r w:rsidR="003263C6">
        <w:rPr>
          <w:sz w:val="24"/>
          <w:szCs w:val="24"/>
        </w:rPr>
        <w:t xml:space="preserve">yet </w:t>
      </w:r>
      <w:r>
        <w:rPr>
          <w:sz w:val="24"/>
          <w:szCs w:val="24"/>
        </w:rPr>
        <w:t>extinctions are now occurring at an unprecedented rate</w:t>
      </w:r>
      <w:r w:rsidR="003263C6" w:rsidRPr="003263C6">
        <w:rPr>
          <w:sz w:val="24"/>
          <w:szCs w:val="24"/>
        </w:rPr>
        <w:t xml:space="preserve"> </w:t>
      </w:r>
      <w:r w:rsidR="003263C6">
        <w:rPr>
          <w:sz w:val="24"/>
          <w:szCs w:val="24"/>
        </w:rPr>
        <w:t xml:space="preserve">as a result of habitat </w:t>
      </w:r>
      <w:r w:rsidR="00760DE6">
        <w:rPr>
          <w:sz w:val="24"/>
          <w:szCs w:val="24"/>
        </w:rPr>
        <w:t>loss</w:t>
      </w:r>
      <w:r w:rsidR="00DC748B">
        <w:rPr>
          <w:sz w:val="24"/>
          <w:szCs w:val="24"/>
        </w:rPr>
        <w:t>, presence of invasive species</w:t>
      </w:r>
      <w:r w:rsidR="009034EE">
        <w:rPr>
          <w:sz w:val="24"/>
          <w:szCs w:val="24"/>
        </w:rPr>
        <w:t>,</w:t>
      </w:r>
      <w:r w:rsidR="003263C6">
        <w:rPr>
          <w:sz w:val="24"/>
          <w:szCs w:val="24"/>
        </w:rPr>
        <w:t xml:space="preserve"> and other anthropogenic influences</w:t>
      </w:r>
      <w:r>
        <w:rPr>
          <w:sz w:val="24"/>
          <w:szCs w:val="24"/>
        </w:rPr>
        <w:t>.</w:t>
      </w:r>
    </w:p>
    <w:p w14:paraId="5F1BF710" w14:textId="77777777" w:rsidR="00C97EB1" w:rsidRDefault="00C97EB1" w:rsidP="006F688A">
      <w:pPr>
        <w:autoSpaceDE w:val="0"/>
        <w:autoSpaceDN w:val="0"/>
        <w:adjustRightInd w:val="0"/>
        <w:spacing w:after="0" w:line="240" w:lineRule="auto"/>
        <w:rPr>
          <w:sz w:val="24"/>
          <w:szCs w:val="24"/>
        </w:rPr>
      </w:pPr>
    </w:p>
    <w:p w14:paraId="4EE21241" w14:textId="3369B01F" w:rsidR="0052180E" w:rsidRDefault="00A36936" w:rsidP="005743FB">
      <w:pPr>
        <w:autoSpaceDE w:val="0"/>
        <w:autoSpaceDN w:val="0"/>
        <w:adjustRightInd w:val="0"/>
        <w:spacing w:after="0" w:line="240" w:lineRule="auto"/>
        <w:rPr>
          <w:sz w:val="24"/>
          <w:szCs w:val="24"/>
        </w:rPr>
      </w:pPr>
      <w:r w:rsidRPr="00FC39DC">
        <w:rPr>
          <w:sz w:val="24"/>
          <w:szCs w:val="24"/>
        </w:rPr>
        <w:t xml:space="preserve">NOAA Fisheries is responsible for the conservation </w:t>
      </w:r>
      <w:r w:rsidR="00F5332C">
        <w:rPr>
          <w:sz w:val="24"/>
          <w:szCs w:val="24"/>
        </w:rPr>
        <w:t xml:space="preserve">and recovery </w:t>
      </w:r>
      <w:r w:rsidRPr="00FC39DC">
        <w:rPr>
          <w:sz w:val="24"/>
          <w:szCs w:val="24"/>
        </w:rPr>
        <w:t xml:space="preserve">of </w:t>
      </w:r>
      <w:r w:rsidR="00406628">
        <w:rPr>
          <w:sz w:val="24"/>
          <w:szCs w:val="24"/>
        </w:rPr>
        <w:t>protected</w:t>
      </w:r>
      <w:r w:rsidRPr="00FC39DC">
        <w:rPr>
          <w:sz w:val="24"/>
          <w:szCs w:val="24"/>
        </w:rPr>
        <w:t xml:space="preserve"> species</w:t>
      </w:r>
      <w:r w:rsidR="00760DE6">
        <w:rPr>
          <w:sz w:val="24"/>
          <w:szCs w:val="24"/>
        </w:rPr>
        <w:t xml:space="preserve"> and their habitats</w:t>
      </w:r>
      <w:r w:rsidR="00BF63A6">
        <w:rPr>
          <w:sz w:val="24"/>
          <w:szCs w:val="24"/>
        </w:rPr>
        <w:t>. Such species are</w:t>
      </w:r>
      <w:r w:rsidRPr="00FC39DC">
        <w:rPr>
          <w:sz w:val="24"/>
          <w:szCs w:val="24"/>
        </w:rPr>
        <w:t xml:space="preserve"> critical to the sustainability and</w:t>
      </w:r>
      <w:r>
        <w:rPr>
          <w:sz w:val="24"/>
          <w:szCs w:val="24"/>
        </w:rPr>
        <w:t xml:space="preserve"> </w:t>
      </w:r>
      <w:r w:rsidRPr="00FC39DC">
        <w:rPr>
          <w:sz w:val="24"/>
          <w:szCs w:val="24"/>
        </w:rPr>
        <w:t>health of marine ecosystems and the coastal communities that depend on</w:t>
      </w:r>
      <w:r>
        <w:rPr>
          <w:sz w:val="24"/>
          <w:szCs w:val="24"/>
        </w:rPr>
        <w:t xml:space="preserve"> </w:t>
      </w:r>
      <w:r w:rsidRPr="00FC39DC">
        <w:rPr>
          <w:sz w:val="24"/>
          <w:szCs w:val="24"/>
        </w:rPr>
        <w:t xml:space="preserve">them. </w:t>
      </w:r>
      <w:r w:rsidR="00C97EB1">
        <w:rPr>
          <w:sz w:val="24"/>
          <w:szCs w:val="24"/>
        </w:rPr>
        <w:t xml:space="preserve">Many of these species </w:t>
      </w:r>
      <w:r w:rsidR="00976CB1">
        <w:rPr>
          <w:sz w:val="24"/>
          <w:szCs w:val="24"/>
        </w:rPr>
        <w:t>are</w:t>
      </w:r>
      <w:r w:rsidR="00C97EB1">
        <w:rPr>
          <w:sz w:val="24"/>
          <w:szCs w:val="24"/>
        </w:rPr>
        <w:t xml:space="preserve"> key components of their ecosystems</w:t>
      </w:r>
      <w:r w:rsidR="00DD4918">
        <w:rPr>
          <w:sz w:val="24"/>
          <w:szCs w:val="24"/>
        </w:rPr>
        <w:t>,</w:t>
      </w:r>
      <w:r w:rsidR="00C97EB1">
        <w:rPr>
          <w:sz w:val="24"/>
          <w:szCs w:val="24"/>
        </w:rPr>
        <w:t xml:space="preserve"> </w:t>
      </w:r>
      <w:r w:rsidR="00BF63A6">
        <w:rPr>
          <w:sz w:val="24"/>
          <w:szCs w:val="24"/>
        </w:rPr>
        <w:t xml:space="preserve">while </w:t>
      </w:r>
      <w:r w:rsidR="00C97EB1">
        <w:rPr>
          <w:sz w:val="24"/>
          <w:szCs w:val="24"/>
        </w:rPr>
        <w:t>o</w:t>
      </w:r>
      <w:r w:rsidRPr="00FC39DC">
        <w:rPr>
          <w:sz w:val="24"/>
          <w:szCs w:val="24"/>
        </w:rPr>
        <w:t>ther</w:t>
      </w:r>
      <w:r w:rsidR="00BF63A6">
        <w:rPr>
          <w:sz w:val="24"/>
          <w:szCs w:val="24"/>
        </w:rPr>
        <w:t>s</w:t>
      </w:r>
      <w:r w:rsidRPr="00FC39DC">
        <w:rPr>
          <w:sz w:val="24"/>
          <w:szCs w:val="24"/>
        </w:rPr>
        <w:t xml:space="preserve"> </w:t>
      </w:r>
      <w:r w:rsidR="00BF63A6">
        <w:rPr>
          <w:sz w:val="24"/>
          <w:szCs w:val="24"/>
        </w:rPr>
        <w:t>may</w:t>
      </w:r>
      <w:r w:rsidR="00BF63A6" w:rsidRPr="00FC39DC">
        <w:rPr>
          <w:sz w:val="24"/>
          <w:szCs w:val="24"/>
        </w:rPr>
        <w:t xml:space="preserve"> </w:t>
      </w:r>
      <w:r w:rsidRPr="00FC39DC">
        <w:rPr>
          <w:sz w:val="24"/>
          <w:szCs w:val="24"/>
        </w:rPr>
        <w:t xml:space="preserve">have particular social and cultural importance. </w:t>
      </w:r>
      <w:r w:rsidR="00F5332C" w:rsidRPr="00F5332C">
        <w:rPr>
          <w:sz w:val="24"/>
          <w:szCs w:val="24"/>
        </w:rPr>
        <w:t xml:space="preserve">Activities that negatively affect protected species can be authorized </w:t>
      </w:r>
      <w:r w:rsidR="007D6033">
        <w:rPr>
          <w:sz w:val="24"/>
          <w:szCs w:val="24"/>
        </w:rPr>
        <w:t>if they</w:t>
      </w:r>
      <w:r w:rsidR="00F5332C" w:rsidRPr="00F5332C">
        <w:rPr>
          <w:sz w:val="24"/>
          <w:szCs w:val="24"/>
        </w:rPr>
        <w:t xml:space="preserve"> </w:t>
      </w:r>
      <w:r w:rsidR="00DD4918">
        <w:rPr>
          <w:sz w:val="24"/>
          <w:szCs w:val="24"/>
        </w:rPr>
        <w:t xml:space="preserve">incorporate </w:t>
      </w:r>
      <w:r w:rsidR="00F5332C" w:rsidRPr="00F5332C">
        <w:rPr>
          <w:sz w:val="24"/>
          <w:szCs w:val="24"/>
        </w:rPr>
        <w:t>measures to minimize harm to marine wildlife. These authorizations are often critical for businesses and industries to be able to invest and expand, thus improving the national economy while safeguarding our natural heritage.</w:t>
      </w:r>
      <w:r w:rsidR="00F5332C">
        <w:rPr>
          <w:sz w:val="24"/>
          <w:szCs w:val="24"/>
        </w:rPr>
        <w:t xml:space="preserve">  </w:t>
      </w:r>
      <w:r w:rsidRPr="00FC39DC">
        <w:rPr>
          <w:sz w:val="24"/>
          <w:szCs w:val="24"/>
        </w:rPr>
        <w:t xml:space="preserve">The Marine Mammal Protection Act (MMPA) and </w:t>
      </w:r>
      <w:r w:rsidR="00341B86">
        <w:rPr>
          <w:sz w:val="24"/>
          <w:szCs w:val="24"/>
        </w:rPr>
        <w:t xml:space="preserve">the </w:t>
      </w:r>
      <w:r w:rsidRPr="00FC39DC">
        <w:rPr>
          <w:sz w:val="24"/>
          <w:szCs w:val="24"/>
        </w:rPr>
        <w:t>Endangered</w:t>
      </w:r>
      <w:r>
        <w:rPr>
          <w:sz w:val="24"/>
          <w:szCs w:val="24"/>
        </w:rPr>
        <w:t xml:space="preserve"> </w:t>
      </w:r>
      <w:r w:rsidRPr="00FC39DC">
        <w:rPr>
          <w:sz w:val="24"/>
          <w:szCs w:val="24"/>
        </w:rPr>
        <w:t>Species Act (ESA) have specific</w:t>
      </w:r>
      <w:r>
        <w:rPr>
          <w:sz w:val="24"/>
          <w:szCs w:val="24"/>
        </w:rPr>
        <w:t xml:space="preserve"> </w:t>
      </w:r>
      <w:r w:rsidRPr="00FC39DC">
        <w:rPr>
          <w:sz w:val="24"/>
          <w:szCs w:val="24"/>
        </w:rPr>
        <w:t>conservation and recovery objectives, which</w:t>
      </w:r>
      <w:r w:rsidR="00DE330D">
        <w:rPr>
          <w:sz w:val="24"/>
          <w:szCs w:val="24"/>
        </w:rPr>
        <w:t xml:space="preserve"> </w:t>
      </w:r>
      <w:r w:rsidRPr="00FC39DC">
        <w:rPr>
          <w:sz w:val="24"/>
          <w:szCs w:val="24"/>
        </w:rPr>
        <w:t>are fulfilled through specific actions such as</w:t>
      </w:r>
      <w:r w:rsidR="0052180E">
        <w:rPr>
          <w:sz w:val="24"/>
          <w:szCs w:val="24"/>
        </w:rPr>
        <w:t>:</w:t>
      </w:r>
    </w:p>
    <w:p w14:paraId="51E3219A" w14:textId="77777777" w:rsidR="0052180E" w:rsidRDefault="0052180E" w:rsidP="005743FB">
      <w:pPr>
        <w:autoSpaceDE w:val="0"/>
        <w:autoSpaceDN w:val="0"/>
        <w:adjustRightInd w:val="0"/>
        <w:spacing w:after="0" w:line="240" w:lineRule="auto"/>
        <w:rPr>
          <w:sz w:val="24"/>
          <w:szCs w:val="24"/>
        </w:rPr>
      </w:pPr>
    </w:p>
    <w:p w14:paraId="118CF08F" w14:textId="40C33104" w:rsidR="0052180E" w:rsidRDefault="003A4C15" w:rsidP="001C2B83">
      <w:pPr>
        <w:pStyle w:val="ListParagraph"/>
        <w:numPr>
          <w:ilvl w:val="0"/>
          <w:numId w:val="5"/>
        </w:numPr>
        <w:autoSpaceDE w:val="0"/>
        <w:autoSpaceDN w:val="0"/>
        <w:adjustRightInd w:val="0"/>
        <w:spacing w:after="0" w:line="240" w:lineRule="auto"/>
        <w:rPr>
          <w:sz w:val="24"/>
          <w:szCs w:val="24"/>
        </w:rPr>
      </w:pPr>
      <w:ins w:id="532" w:author="Richard Merrick" w:date="2015-06-14T15:44:00Z">
        <w:r>
          <w:rPr>
            <w:sz w:val="24"/>
            <w:szCs w:val="24"/>
          </w:rPr>
          <w:t>Providing the</w:t>
        </w:r>
      </w:ins>
      <w:del w:id="533" w:author="Richard Merrick" w:date="2015-06-14T15:44:00Z">
        <w:r w:rsidR="009820D5" w:rsidDel="003A4C15">
          <w:rPr>
            <w:sz w:val="24"/>
            <w:szCs w:val="24"/>
          </w:rPr>
          <w:delText>C</w:delText>
        </w:r>
        <w:r w:rsidR="0052180E" w:rsidRPr="0052180E" w:rsidDel="003A4C15">
          <w:rPr>
            <w:sz w:val="24"/>
            <w:szCs w:val="24"/>
          </w:rPr>
          <w:delText>onducting</w:delText>
        </w:r>
      </w:del>
      <w:r w:rsidR="0052180E" w:rsidRPr="0052180E">
        <w:rPr>
          <w:sz w:val="24"/>
          <w:szCs w:val="24"/>
        </w:rPr>
        <w:t xml:space="preserve"> high</w:t>
      </w:r>
      <w:r w:rsidR="007D6033">
        <w:rPr>
          <w:sz w:val="24"/>
          <w:szCs w:val="24"/>
        </w:rPr>
        <w:t>-</w:t>
      </w:r>
      <w:r w:rsidR="0052180E" w:rsidRPr="0052180E">
        <w:rPr>
          <w:sz w:val="24"/>
          <w:szCs w:val="24"/>
        </w:rPr>
        <w:t xml:space="preserve">quality </w:t>
      </w:r>
      <w:del w:id="534" w:author="Richard Merrick" w:date="2015-06-14T15:44:00Z">
        <w:r w:rsidR="0052180E" w:rsidRPr="0052180E" w:rsidDel="003A4C15">
          <w:rPr>
            <w:sz w:val="24"/>
            <w:szCs w:val="24"/>
          </w:rPr>
          <w:delText xml:space="preserve">research </w:delText>
        </w:r>
      </w:del>
      <w:ins w:id="535" w:author="Richard Merrick" w:date="2015-06-14T15:44:00Z">
        <w:r>
          <w:rPr>
            <w:sz w:val="24"/>
            <w:szCs w:val="24"/>
          </w:rPr>
          <w:t>science that managers need</w:t>
        </w:r>
        <w:r w:rsidRPr="0052180E">
          <w:rPr>
            <w:sz w:val="24"/>
            <w:szCs w:val="24"/>
          </w:rPr>
          <w:t xml:space="preserve"> </w:t>
        </w:r>
      </w:ins>
      <w:r w:rsidR="0052180E" w:rsidRPr="0052180E">
        <w:rPr>
          <w:sz w:val="24"/>
          <w:szCs w:val="24"/>
        </w:rPr>
        <w:t>to understand the biology of protected species under our jurisdiction</w:t>
      </w:r>
      <w:ins w:id="536" w:author="Richard Merrick" w:date="2015-06-14T15:44:00Z">
        <w:r>
          <w:rPr>
            <w:sz w:val="24"/>
            <w:szCs w:val="24"/>
          </w:rPr>
          <w:t>,</w:t>
        </w:r>
      </w:ins>
      <w:r w:rsidR="0052180E" w:rsidRPr="0052180E">
        <w:rPr>
          <w:sz w:val="24"/>
          <w:szCs w:val="24"/>
        </w:rPr>
        <w:t xml:space="preserve"> and to understand and minimize threats to their health and vitality</w:t>
      </w:r>
      <w:r w:rsidR="009820D5">
        <w:rPr>
          <w:sz w:val="24"/>
          <w:szCs w:val="24"/>
        </w:rPr>
        <w:t>.</w:t>
      </w:r>
    </w:p>
    <w:p w14:paraId="66F548BB" w14:textId="77777777" w:rsidR="0052180E" w:rsidRPr="0052180E" w:rsidRDefault="009820D5" w:rsidP="001C2B83">
      <w:pPr>
        <w:pStyle w:val="ListParagraph"/>
        <w:numPr>
          <w:ilvl w:val="0"/>
          <w:numId w:val="5"/>
        </w:numPr>
        <w:autoSpaceDE w:val="0"/>
        <w:autoSpaceDN w:val="0"/>
        <w:adjustRightInd w:val="0"/>
        <w:spacing w:after="0" w:line="240" w:lineRule="auto"/>
        <w:rPr>
          <w:sz w:val="24"/>
          <w:szCs w:val="24"/>
        </w:rPr>
      </w:pPr>
      <w:r>
        <w:rPr>
          <w:sz w:val="24"/>
          <w:szCs w:val="24"/>
        </w:rPr>
        <w:t>U</w:t>
      </w:r>
      <w:r w:rsidR="0052180E" w:rsidRPr="0052180E">
        <w:rPr>
          <w:sz w:val="24"/>
          <w:szCs w:val="24"/>
        </w:rPr>
        <w:t>ndertaking management actions to recover populations and stocks</w:t>
      </w:r>
      <w:r>
        <w:rPr>
          <w:sz w:val="24"/>
          <w:szCs w:val="24"/>
        </w:rPr>
        <w:t>.</w:t>
      </w:r>
    </w:p>
    <w:p w14:paraId="6AF42345" w14:textId="78965C11" w:rsidR="0052180E" w:rsidRPr="0052180E" w:rsidRDefault="009820D5" w:rsidP="001C2B83">
      <w:pPr>
        <w:pStyle w:val="ListParagraph"/>
        <w:numPr>
          <w:ilvl w:val="0"/>
          <w:numId w:val="5"/>
        </w:numPr>
        <w:autoSpaceDE w:val="0"/>
        <w:autoSpaceDN w:val="0"/>
        <w:adjustRightInd w:val="0"/>
        <w:spacing w:after="0" w:line="240" w:lineRule="auto"/>
        <w:rPr>
          <w:sz w:val="24"/>
          <w:szCs w:val="24"/>
        </w:rPr>
      </w:pPr>
      <w:r>
        <w:rPr>
          <w:sz w:val="24"/>
          <w:szCs w:val="24"/>
        </w:rPr>
        <w:t>R</w:t>
      </w:r>
      <w:r w:rsidR="0052180E" w:rsidRPr="0052180E">
        <w:rPr>
          <w:sz w:val="24"/>
          <w:szCs w:val="24"/>
        </w:rPr>
        <w:t xml:space="preserve">educing the negative impacts of human activities </w:t>
      </w:r>
      <w:r w:rsidR="007D6033">
        <w:rPr>
          <w:sz w:val="24"/>
          <w:szCs w:val="24"/>
        </w:rPr>
        <w:t xml:space="preserve">on </w:t>
      </w:r>
      <w:r w:rsidR="0052180E" w:rsidRPr="0052180E">
        <w:rPr>
          <w:sz w:val="24"/>
          <w:szCs w:val="24"/>
        </w:rPr>
        <w:t>the survival and recovery of marine</w:t>
      </w:r>
      <w:r w:rsidR="00760DE6">
        <w:rPr>
          <w:sz w:val="24"/>
          <w:szCs w:val="24"/>
        </w:rPr>
        <w:t>, coastal, and riverine</w:t>
      </w:r>
      <w:r w:rsidR="0052180E" w:rsidRPr="0052180E">
        <w:rPr>
          <w:sz w:val="24"/>
          <w:szCs w:val="24"/>
        </w:rPr>
        <w:t xml:space="preserve"> species</w:t>
      </w:r>
      <w:r>
        <w:rPr>
          <w:sz w:val="24"/>
          <w:szCs w:val="24"/>
        </w:rPr>
        <w:t>.</w:t>
      </w:r>
      <w:r w:rsidR="0052180E" w:rsidRPr="0052180E">
        <w:rPr>
          <w:sz w:val="24"/>
          <w:szCs w:val="24"/>
        </w:rPr>
        <w:t xml:space="preserve"> </w:t>
      </w:r>
    </w:p>
    <w:p w14:paraId="32F9F924" w14:textId="77777777" w:rsidR="0052180E" w:rsidRDefault="009820D5" w:rsidP="001C2B83">
      <w:pPr>
        <w:pStyle w:val="ListParagraph"/>
        <w:numPr>
          <w:ilvl w:val="0"/>
          <w:numId w:val="5"/>
        </w:numPr>
        <w:autoSpaceDE w:val="0"/>
        <w:autoSpaceDN w:val="0"/>
        <w:adjustRightInd w:val="0"/>
        <w:spacing w:after="0" w:line="240" w:lineRule="auto"/>
        <w:rPr>
          <w:sz w:val="24"/>
          <w:szCs w:val="24"/>
        </w:rPr>
      </w:pPr>
      <w:r>
        <w:rPr>
          <w:sz w:val="24"/>
          <w:szCs w:val="24"/>
        </w:rPr>
        <w:t>E</w:t>
      </w:r>
      <w:r w:rsidR="0052180E" w:rsidRPr="0052180E">
        <w:rPr>
          <w:sz w:val="24"/>
          <w:szCs w:val="24"/>
        </w:rPr>
        <w:t>nsuring compliance with ESA and MMPA regulations</w:t>
      </w:r>
      <w:r w:rsidR="0052180E">
        <w:rPr>
          <w:sz w:val="24"/>
          <w:szCs w:val="24"/>
        </w:rPr>
        <w:t xml:space="preserve"> </w:t>
      </w:r>
      <w:r w:rsidR="00675726">
        <w:rPr>
          <w:sz w:val="24"/>
          <w:szCs w:val="24"/>
        </w:rPr>
        <w:t xml:space="preserve">in projects undertaken </w:t>
      </w:r>
      <w:r w:rsidR="0052180E" w:rsidRPr="0052180E">
        <w:rPr>
          <w:sz w:val="24"/>
          <w:szCs w:val="24"/>
        </w:rPr>
        <w:t xml:space="preserve">by other </w:t>
      </w:r>
      <w:r w:rsidR="007D6033">
        <w:rPr>
          <w:sz w:val="24"/>
          <w:szCs w:val="24"/>
        </w:rPr>
        <w:t>f</w:t>
      </w:r>
      <w:r w:rsidR="0052180E" w:rsidRPr="0052180E">
        <w:rPr>
          <w:sz w:val="24"/>
          <w:szCs w:val="24"/>
        </w:rPr>
        <w:t>ederal agencies.</w:t>
      </w:r>
    </w:p>
    <w:p w14:paraId="3AD7A349" w14:textId="77D10F37" w:rsidR="009A317D" w:rsidDel="00652E1F" w:rsidRDefault="00A36936" w:rsidP="009A317D">
      <w:pPr>
        <w:autoSpaceDE w:val="0"/>
        <w:autoSpaceDN w:val="0"/>
        <w:adjustRightInd w:val="0"/>
        <w:spacing w:after="0" w:line="240" w:lineRule="auto"/>
        <w:ind w:left="720"/>
        <w:rPr>
          <w:del w:id="537" w:author="Richard Merrick" w:date="2015-06-15T11:22:00Z"/>
          <w:b/>
          <w:i/>
          <w:sz w:val="32"/>
          <w:szCs w:val="32"/>
        </w:rPr>
      </w:pPr>
      <w:del w:id="538" w:author="Richard Merrick" w:date="2015-06-15T11:22:00Z">
        <w:r w:rsidDel="00652E1F">
          <w:rPr>
            <w:sz w:val="24"/>
            <w:szCs w:val="24"/>
          </w:rPr>
          <w:delText xml:space="preserve"> </w:delText>
        </w:r>
      </w:del>
    </w:p>
    <w:p w14:paraId="7D9FECC0" w14:textId="08CA825D" w:rsidR="00912F98" w:rsidDel="00652E1F" w:rsidRDefault="00912F98" w:rsidP="009A317D">
      <w:pPr>
        <w:autoSpaceDE w:val="0"/>
        <w:autoSpaceDN w:val="0"/>
        <w:adjustRightInd w:val="0"/>
        <w:spacing w:after="0" w:line="240" w:lineRule="auto"/>
        <w:rPr>
          <w:del w:id="539" w:author="Richard Merrick" w:date="2015-06-15T11:21:00Z"/>
          <w:b/>
          <w:i/>
          <w:sz w:val="32"/>
          <w:szCs w:val="32"/>
        </w:rPr>
      </w:pPr>
      <w:del w:id="540" w:author="Richard Merrick" w:date="2015-06-15T11:21:00Z">
        <w:r w:rsidDel="00652E1F">
          <w:rPr>
            <w:b/>
            <w:i/>
            <w:sz w:val="32"/>
            <w:szCs w:val="32"/>
          </w:rPr>
          <w:delText xml:space="preserve">FY </w:delText>
        </w:r>
      </w:del>
      <w:del w:id="541" w:author="Richard Merrick" w:date="2015-06-14T14:54:00Z">
        <w:r w:rsidDel="00CD7965">
          <w:rPr>
            <w:b/>
            <w:i/>
            <w:sz w:val="32"/>
            <w:szCs w:val="32"/>
          </w:rPr>
          <w:delText>2015</w:delText>
        </w:r>
      </w:del>
      <w:del w:id="542" w:author="Richard Merrick" w:date="2015-06-15T11:21:00Z">
        <w:r w:rsidRPr="008903BC" w:rsidDel="00652E1F">
          <w:rPr>
            <w:b/>
            <w:i/>
            <w:sz w:val="32"/>
            <w:szCs w:val="32"/>
          </w:rPr>
          <w:delText xml:space="preserve"> Priorities</w:delText>
        </w:r>
      </w:del>
    </w:p>
    <w:p w14:paraId="7B4A7BA8" w14:textId="6FA94E31" w:rsidR="00B964F7" w:rsidRPr="0052180E" w:rsidDel="00652E1F" w:rsidRDefault="00B964F7" w:rsidP="00912F98">
      <w:pPr>
        <w:autoSpaceDE w:val="0"/>
        <w:autoSpaceDN w:val="0"/>
        <w:adjustRightInd w:val="0"/>
        <w:spacing w:after="120" w:line="240" w:lineRule="auto"/>
        <w:rPr>
          <w:del w:id="543" w:author="Richard Merrick" w:date="2015-06-15T11:22:00Z"/>
          <w:b/>
          <w:i/>
          <w:sz w:val="24"/>
          <w:szCs w:val="24"/>
        </w:rPr>
      </w:pPr>
      <w:del w:id="544" w:author="Richard Merrick" w:date="2015-06-15T11:22:00Z">
        <w:r w:rsidRPr="0052180E" w:rsidDel="00652E1F">
          <w:rPr>
            <w:b/>
            <w:i/>
            <w:sz w:val="24"/>
            <w:szCs w:val="24"/>
          </w:rPr>
          <w:delText>Recovery and Conservation of Protected Species</w:delText>
        </w:r>
      </w:del>
    </w:p>
    <w:p w14:paraId="4D2991D4" w14:textId="77777777" w:rsidR="00652E1F" w:rsidRDefault="00652E1F" w:rsidP="003C7E5E">
      <w:pPr>
        <w:autoSpaceDE w:val="0"/>
        <w:autoSpaceDN w:val="0"/>
        <w:adjustRightInd w:val="0"/>
        <w:spacing w:after="0" w:line="240" w:lineRule="auto"/>
        <w:rPr>
          <w:ins w:id="545" w:author="Richard Merrick" w:date="2015-06-15T11:22:00Z"/>
          <w:sz w:val="24"/>
          <w:szCs w:val="24"/>
        </w:rPr>
      </w:pPr>
    </w:p>
    <w:p w14:paraId="37431138" w14:textId="751C21AB" w:rsidR="0052180E" w:rsidRDefault="00600C46" w:rsidP="003C7E5E">
      <w:pPr>
        <w:autoSpaceDE w:val="0"/>
        <w:autoSpaceDN w:val="0"/>
        <w:adjustRightInd w:val="0"/>
        <w:spacing w:after="0" w:line="240" w:lineRule="auto"/>
        <w:rPr>
          <w:sz w:val="24"/>
          <w:szCs w:val="24"/>
        </w:rPr>
      </w:pPr>
      <w:r>
        <w:rPr>
          <w:sz w:val="24"/>
          <w:szCs w:val="24"/>
        </w:rPr>
        <w:t xml:space="preserve">Consistent with the NOAA Administrator’s FY </w:t>
      </w:r>
      <w:del w:id="546" w:author="Richard Merrick" w:date="2015-06-14T14:54:00Z">
        <w:r w:rsidDel="00CD7965">
          <w:rPr>
            <w:sz w:val="24"/>
            <w:szCs w:val="24"/>
          </w:rPr>
          <w:delText>2015</w:delText>
        </w:r>
      </w:del>
      <w:ins w:id="547" w:author="Richard Merrick" w:date="2015-06-14T14:54:00Z">
        <w:r w:rsidR="00CD7965">
          <w:rPr>
            <w:sz w:val="24"/>
            <w:szCs w:val="24"/>
          </w:rPr>
          <w:t>2016</w:t>
        </w:r>
      </w:ins>
      <w:r>
        <w:rPr>
          <w:sz w:val="24"/>
          <w:szCs w:val="24"/>
        </w:rPr>
        <w:t xml:space="preserve"> AGM, NOAA Fisheries will make measurable progress on recovering protected species. </w:t>
      </w:r>
      <w:r w:rsidR="004E03B2">
        <w:rPr>
          <w:sz w:val="24"/>
          <w:szCs w:val="24"/>
        </w:rPr>
        <w:t xml:space="preserve"> </w:t>
      </w:r>
      <w:r>
        <w:rPr>
          <w:sz w:val="24"/>
          <w:szCs w:val="24"/>
        </w:rPr>
        <w:t>Specifically</w:t>
      </w:r>
      <w:r w:rsidR="00912F98">
        <w:rPr>
          <w:sz w:val="24"/>
          <w:szCs w:val="24"/>
        </w:rPr>
        <w:t xml:space="preserve"> we will</w:t>
      </w:r>
      <w:r w:rsidR="003C7E5E">
        <w:rPr>
          <w:sz w:val="24"/>
          <w:szCs w:val="24"/>
        </w:rPr>
        <w:t xml:space="preserve"> d</w:t>
      </w:r>
      <w:r w:rsidR="003C7E5E" w:rsidRPr="008F49B2">
        <w:rPr>
          <w:sz w:val="24"/>
          <w:szCs w:val="24"/>
        </w:rPr>
        <w:t xml:space="preserve">evelop </w:t>
      </w:r>
      <w:r w:rsidR="00CA1654" w:rsidRPr="008F49B2">
        <w:rPr>
          <w:sz w:val="24"/>
          <w:szCs w:val="24"/>
        </w:rPr>
        <w:t xml:space="preserve">a strategic plan and outreach strategy to improve </w:t>
      </w:r>
      <w:r w:rsidR="004E03B2">
        <w:rPr>
          <w:sz w:val="24"/>
          <w:szCs w:val="24"/>
        </w:rPr>
        <w:t>the</w:t>
      </w:r>
      <w:r w:rsidR="00CA1654" w:rsidRPr="008F49B2">
        <w:rPr>
          <w:sz w:val="24"/>
          <w:szCs w:val="24"/>
        </w:rPr>
        <w:t xml:space="preserve"> coordinat</w:t>
      </w:r>
      <w:r w:rsidR="004E03B2">
        <w:rPr>
          <w:sz w:val="24"/>
          <w:szCs w:val="24"/>
        </w:rPr>
        <w:t>ion of</w:t>
      </w:r>
      <w:r w:rsidR="00CA1654" w:rsidRPr="008F49B2">
        <w:rPr>
          <w:sz w:val="24"/>
          <w:szCs w:val="24"/>
        </w:rPr>
        <w:t xml:space="preserve"> our recovery efforts on national, regional, and local level</w:t>
      </w:r>
      <w:r w:rsidR="004E03B2">
        <w:rPr>
          <w:sz w:val="24"/>
          <w:szCs w:val="24"/>
        </w:rPr>
        <w:t>s</w:t>
      </w:r>
      <w:r w:rsidR="00046CC7">
        <w:rPr>
          <w:sz w:val="24"/>
          <w:szCs w:val="24"/>
        </w:rPr>
        <w:t xml:space="preserve">.  </w:t>
      </w:r>
      <w:r w:rsidR="003C7E5E">
        <w:rPr>
          <w:sz w:val="24"/>
          <w:szCs w:val="24"/>
        </w:rPr>
        <w:t xml:space="preserve">We will utilize available </w:t>
      </w:r>
      <w:r w:rsidR="0052180E" w:rsidRPr="0052180E">
        <w:rPr>
          <w:sz w:val="24"/>
          <w:szCs w:val="24"/>
        </w:rPr>
        <w:t xml:space="preserve">climate change information to better inform the management of protected species </w:t>
      </w:r>
      <w:r w:rsidR="00046CC7">
        <w:rPr>
          <w:sz w:val="24"/>
          <w:szCs w:val="24"/>
        </w:rPr>
        <w:t xml:space="preserve">in order to </w:t>
      </w:r>
      <w:r w:rsidR="0052180E" w:rsidRPr="0052180E">
        <w:rPr>
          <w:sz w:val="24"/>
          <w:szCs w:val="24"/>
        </w:rPr>
        <w:t xml:space="preserve">support their conservation and recovery.  </w:t>
      </w:r>
      <w:r w:rsidR="003C7E5E">
        <w:rPr>
          <w:sz w:val="24"/>
          <w:szCs w:val="24"/>
        </w:rPr>
        <w:t>We will</w:t>
      </w:r>
      <w:r w:rsidR="004E03B2">
        <w:rPr>
          <w:sz w:val="24"/>
          <w:szCs w:val="24"/>
        </w:rPr>
        <w:t xml:space="preserve"> </w:t>
      </w:r>
      <w:r w:rsidR="0052180E" w:rsidRPr="0052180E">
        <w:rPr>
          <w:sz w:val="24"/>
          <w:szCs w:val="24"/>
        </w:rPr>
        <w:t xml:space="preserve">invest </w:t>
      </w:r>
      <w:r w:rsidR="003C7E5E">
        <w:rPr>
          <w:sz w:val="24"/>
          <w:szCs w:val="24"/>
        </w:rPr>
        <w:t>s</w:t>
      </w:r>
      <w:r w:rsidR="003C7E5E" w:rsidRPr="003C7E5E">
        <w:rPr>
          <w:sz w:val="24"/>
          <w:szCs w:val="24"/>
        </w:rPr>
        <w:t xml:space="preserve">trategically </w:t>
      </w:r>
      <w:r w:rsidR="0052180E" w:rsidRPr="0052180E">
        <w:rPr>
          <w:sz w:val="24"/>
          <w:szCs w:val="24"/>
        </w:rPr>
        <w:t xml:space="preserve">in </w:t>
      </w:r>
      <w:r w:rsidR="00D20A1E">
        <w:rPr>
          <w:sz w:val="24"/>
          <w:szCs w:val="24"/>
        </w:rPr>
        <w:t xml:space="preserve">protected </w:t>
      </w:r>
      <w:r w:rsidR="0052180E" w:rsidRPr="0052180E">
        <w:rPr>
          <w:sz w:val="24"/>
          <w:szCs w:val="24"/>
        </w:rPr>
        <w:t xml:space="preserve">stocks to </w:t>
      </w:r>
      <w:r w:rsidR="00973D6B">
        <w:rPr>
          <w:sz w:val="24"/>
          <w:szCs w:val="24"/>
        </w:rPr>
        <w:t>improve</w:t>
      </w:r>
      <w:r w:rsidR="00046CC7">
        <w:rPr>
          <w:sz w:val="24"/>
          <w:szCs w:val="24"/>
        </w:rPr>
        <w:t xml:space="preserve"> </w:t>
      </w:r>
      <w:r w:rsidR="0052180E" w:rsidRPr="0052180E">
        <w:rPr>
          <w:sz w:val="24"/>
          <w:szCs w:val="24"/>
        </w:rPr>
        <w:t>population trends of the most critically endangered marine and anadromous species</w:t>
      </w:r>
      <w:r w:rsidR="004E03B2">
        <w:rPr>
          <w:sz w:val="24"/>
          <w:szCs w:val="24"/>
        </w:rPr>
        <w:t xml:space="preserve">, </w:t>
      </w:r>
      <w:r w:rsidR="00046CC7">
        <w:rPr>
          <w:sz w:val="24"/>
          <w:szCs w:val="24"/>
        </w:rPr>
        <w:t xml:space="preserve">as well as invest in those </w:t>
      </w:r>
      <w:r w:rsidR="0052180E" w:rsidRPr="0052180E">
        <w:rPr>
          <w:sz w:val="24"/>
          <w:szCs w:val="24"/>
        </w:rPr>
        <w:t xml:space="preserve">candidates </w:t>
      </w:r>
      <w:r w:rsidR="00046CC7">
        <w:rPr>
          <w:sz w:val="24"/>
          <w:szCs w:val="24"/>
        </w:rPr>
        <w:t>that may</w:t>
      </w:r>
      <w:r w:rsidR="00922609">
        <w:rPr>
          <w:sz w:val="24"/>
          <w:szCs w:val="24"/>
        </w:rPr>
        <w:t xml:space="preserve"> </w:t>
      </w:r>
      <w:r w:rsidR="00046CC7">
        <w:rPr>
          <w:sz w:val="24"/>
          <w:szCs w:val="24"/>
        </w:rPr>
        <w:t>be</w:t>
      </w:r>
      <w:r w:rsidR="0052180E" w:rsidRPr="0052180E">
        <w:rPr>
          <w:sz w:val="24"/>
          <w:szCs w:val="24"/>
        </w:rPr>
        <w:t xml:space="preserve"> downlist</w:t>
      </w:r>
      <w:r w:rsidR="00046CC7">
        <w:rPr>
          <w:sz w:val="24"/>
          <w:szCs w:val="24"/>
        </w:rPr>
        <w:t>ed</w:t>
      </w:r>
      <w:r w:rsidR="0052180E" w:rsidRPr="0052180E">
        <w:rPr>
          <w:sz w:val="24"/>
          <w:szCs w:val="24"/>
        </w:rPr>
        <w:t xml:space="preserve"> or delist</w:t>
      </w:r>
      <w:r w:rsidR="00046CC7">
        <w:rPr>
          <w:sz w:val="24"/>
          <w:szCs w:val="24"/>
        </w:rPr>
        <w:t>ed</w:t>
      </w:r>
      <w:r w:rsidR="004E03B2">
        <w:rPr>
          <w:sz w:val="24"/>
          <w:szCs w:val="24"/>
        </w:rPr>
        <w:t xml:space="preserve">. </w:t>
      </w:r>
      <w:r w:rsidR="004E03B2" w:rsidRPr="004E03B2">
        <w:rPr>
          <w:sz w:val="24"/>
          <w:szCs w:val="24"/>
        </w:rPr>
        <w:t xml:space="preserve">In addition we will build a constituency of motivated partners to implement recovery actions.  </w:t>
      </w:r>
    </w:p>
    <w:p w14:paraId="22F85694" w14:textId="77777777" w:rsidR="0052180E" w:rsidRDefault="0052180E" w:rsidP="00912F98">
      <w:pPr>
        <w:autoSpaceDE w:val="0"/>
        <w:autoSpaceDN w:val="0"/>
        <w:adjustRightInd w:val="0"/>
        <w:spacing w:after="0" w:line="240" w:lineRule="auto"/>
        <w:rPr>
          <w:sz w:val="24"/>
          <w:szCs w:val="24"/>
        </w:rPr>
      </w:pPr>
    </w:p>
    <w:p w14:paraId="2C1E3F50" w14:textId="07E4870B" w:rsidR="0052180E" w:rsidRDefault="0052180E" w:rsidP="00912F98">
      <w:pPr>
        <w:autoSpaceDE w:val="0"/>
        <w:autoSpaceDN w:val="0"/>
        <w:adjustRightInd w:val="0"/>
        <w:spacing w:after="0" w:line="240" w:lineRule="auto"/>
        <w:rPr>
          <w:sz w:val="24"/>
          <w:szCs w:val="24"/>
        </w:rPr>
      </w:pPr>
      <w:r w:rsidRPr="0052180E">
        <w:rPr>
          <w:sz w:val="24"/>
          <w:szCs w:val="24"/>
        </w:rPr>
        <w:t xml:space="preserve">Significant opportunities and challenges will </w:t>
      </w:r>
      <w:r w:rsidR="00DE4E4B">
        <w:rPr>
          <w:sz w:val="24"/>
          <w:szCs w:val="24"/>
        </w:rPr>
        <w:t>greet us</w:t>
      </w:r>
      <w:r w:rsidRPr="0052180E">
        <w:rPr>
          <w:sz w:val="24"/>
          <w:szCs w:val="24"/>
        </w:rPr>
        <w:t xml:space="preserve"> in FY </w:t>
      </w:r>
      <w:del w:id="548" w:author="Richard Merrick" w:date="2015-06-14T14:54:00Z">
        <w:r w:rsidRPr="0052180E" w:rsidDel="00CD7965">
          <w:rPr>
            <w:sz w:val="24"/>
            <w:szCs w:val="24"/>
          </w:rPr>
          <w:delText>2015</w:delText>
        </w:r>
      </w:del>
      <w:ins w:id="549" w:author="Richard Merrick" w:date="2015-06-14T14:54:00Z">
        <w:r w:rsidR="00CD7965">
          <w:rPr>
            <w:sz w:val="24"/>
            <w:szCs w:val="24"/>
          </w:rPr>
          <w:t>2016</w:t>
        </w:r>
      </w:ins>
      <w:r w:rsidRPr="0052180E">
        <w:rPr>
          <w:sz w:val="24"/>
          <w:szCs w:val="24"/>
        </w:rPr>
        <w:t xml:space="preserve"> in the Gulf of Mexico, Arctic, and West Coast regions.  The development of numerous large coastal restoration projects under the RESTORE Act, </w:t>
      </w:r>
      <w:r w:rsidR="00410FD9">
        <w:rPr>
          <w:sz w:val="24"/>
          <w:szCs w:val="24"/>
        </w:rPr>
        <w:t>Natural Resource Damage Assessment</w:t>
      </w:r>
      <w:r w:rsidRPr="0052180E">
        <w:rPr>
          <w:sz w:val="24"/>
          <w:szCs w:val="24"/>
        </w:rPr>
        <w:t xml:space="preserve">, and Clean Water Act </w:t>
      </w:r>
      <w:r w:rsidRPr="0052180E">
        <w:rPr>
          <w:sz w:val="24"/>
          <w:szCs w:val="24"/>
        </w:rPr>
        <w:lastRenderedPageBreak/>
        <w:t>settlement agreements in the Gulf of Mexico provide a unique opportunity to reverse decades of decline and boost the recovery of both commercially</w:t>
      </w:r>
      <w:r w:rsidR="00844E8C">
        <w:rPr>
          <w:sz w:val="24"/>
          <w:szCs w:val="24"/>
        </w:rPr>
        <w:t xml:space="preserve"> </w:t>
      </w:r>
      <w:r w:rsidRPr="0052180E">
        <w:rPr>
          <w:sz w:val="24"/>
          <w:szCs w:val="24"/>
        </w:rPr>
        <w:t xml:space="preserve">valuable and protected species. </w:t>
      </w:r>
      <w:r w:rsidR="00100D49">
        <w:rPr>
          <w:sz w:val="24"/>
          <w:szCs w:val="24"/>
        </w:rPr>
        <w:t>T</w:t>
      </w:r>
      <w:r w:rsidRPr="0052180E">
        <w:rPr>
          <w:sz w:val="24"/>
          <w:szCs w:val="24"/>
        </w:rPr>
        <w:t xml:space="preserve">hese efforts will require considerable NOAA staff investments focused on environmental compliance to ensure we do not squander our opportunity and unintentionally do further harm.  The Presidential focus on Arctic energy and food security needs of Alaska Natives will require continued analyses by NOAA staff to ensure development occurs appropriately with respect to </w:t>
      </w:r>
      <w:r w:rsidR="00410FD9">
        <w:rPr>
          <w:sz w:val="24"/>
          <w:szCs w:val="24"/>
        </w:rPr>
        <w:t>the National Environmental Policy Act</w:t>
      </w:r>
      <w:r w:rsidRPr="0052180E">
        <w:rPr>
          <w:sz w:val="24"/>
          <w:szCs w:val="24"/>
        </w:rPr>
        <w:t xml:space="preserve">, </w:t>
      </w:r>
      <w:r w:rsidR="00760DE6">
        <w:rPr>
          <w:sz w:val="24"/>
          <w:szCs w:val="24"/>
        </w:rPr>
        <w:t xml:space="preserve">MSA, </w:t>
      </w:r>
      <w:r w:rsidRPr="0052180E">
        <w:rPr>
          <w:sz w:val="24"/>
          <w:szCs w:val="24"/>
        </w:rPr>
        <w:t xml:space="preserve">ESA, and MMPA. </w:t>
      </w:r>
      <w:r w:rsidR="008767A3">
        <w:rPr>
          <w:sz w:val="24"/>
          <w:szCs w:val="24"/>
        </w:rPr>
        <w:t>On the West Coast, a</w:t>
      </w:r>
      <w:r w:rsidRPr="0052180E">
        <w:rPr>
          <w:sz w:val="24"/>
          <w:szCs w:val="24"/>
        </w:rPr>
        <w:t xml:space="preserve"> series of complex and high-profile ESA consultations and habitat conservation planning processes related to large-scale water management and habitat conservation efforts are underway. Sustained staff effort is needed to help build future resiliency and the capacity for recovery in a changing climate, while we struggle to </w:t>
      </w:r>
      <w:r w:rsidR="00760DE6">
        <w:rPr>
          <w:sz w:val="24"/>
          <w:szCs w:val="24"/>
        </w:rPr>
        <w:t>recover</w:t>
      </w:r>
      <w:r w:rsidRPr="0052180E">
        <w:rPr>
          <w:sz w:val="24"/>
          <w:szCs w:val="24"/>
        </w:rPr>
        <w:t xml:space="preserve"> protected species affected by the current extreme drought</w:t>
      </w:r>
      <w:r w:rsidR="009F0711">
        <w:rPr>
          <w:sz w:val="24"/>
          <w:szCs w:val="24"/>
        </w:rPr>
        <w:t xml:space="preserve"> in the West</w:t>
      </w:r>
      <w:r w:rsidRPr="0052180E">
        <w:rPr>
          <w:sz w:val="24"/>
          <w:szCs w:val="24"/>
        </w:rPr>
        <w:t>.</w:t>
      </w:r>
    </w:p>
    <w:p w14:paraId="1F6FA7D9" w14:textId="77777777" w:rsidR="006F688A" w:rsidRDefault="006F688A" w:rsidP="006F688A">
      <w:pPr>
        <w:autoSpaceDE w:val="0"/>
        <w:autoSpaceDN w:val="0"/>
        <w:adjustRightInd w:val="0"/>
        <w:spacing w:after="0" w:line="240" w:lineRule="auto"/>
        <w:rPr>
          <w:sz w:val="24"/>
          <w:szCs w:val="24"/>
        </w:rPr>
      </w:pPr>
    </w:p>
    <w:p w14:paraId="1986E3C3" w14:textId="31B2FE01" w:rsidR="00FB7DFF" w:rsidRDefault="00973D6B" w:rsidP="006F688A">
      <w:pPr>
        <w:autoSpaceDE w:val="0"/>
        <w:autoSpaceDN w:val="0"/>
        <w:adjustRightInd w:val="0"/>
        <w:spacing w:after="0" w:line="240" w:lineRule="auto"/>
        <w:rPr>
          <w:ins w:id="550" w:author="Richard Merrick" w:date="2015-06-14T15:43:00Z"/>
          <w:sz w:val="24"/>
          <w:szCs w:val="24"/>
        </w:rPr>
      </w:pPr>
      <w:r>
        <w:rPr>
          <w:sz w:val="24"/>
          <w:szCs w:val="24"/>
        </w:rPr>
        <w:t xml:space="preserve">FY </w:t>
      </w:r>
      <w:del w:id="551" w:author="Richard Merrick" w:date="2015-06-14T14:54:00Z">
        <w:r w:rsidDel="00CD7965">
          <w:rPr>
            <w:sz w:val="24"/>
            <w:szCs w:val="24"/>
          </w:rPr>
          <w:delText>2015</w:delText>
        </w:r>
      </w:del>
      <w:ins w:id="552" w:author="Richard Merrick" w:date="2015-06-14T14:54:00Z">
        <w:r w:rsidR="00CD7965">
          <w:rPr>
            <w:sz w:val="24"/>
            <w:szCs w:val="24"/>
          </w:rPr>
          <w:t>2016</w:t>
        </w:r>
      </w:ins>
      <w:r>
        <w:rPr>
          <w:sz w:val="24"/>
          <w:szCs w:val="24"/>
        </w:rPr>
        <w:t xml:space="preserve"> </w:t>
      </w:r>
      <w:r w:rsidR="00FC39DC" w:rsidRPr="005230C4">
        <w:rPr>
          <w:sz w:val="24"/>
          <w:szCs w:val="24"/>
        </w:rPr>
        <w:t>priorities</w:t>
      </w:r>
      <w:r w:rsidR="00BF63A6">
        <w:rPr>
          <w:sz w:val="24"/>
          <w:szCs w:val="24"/>
        </w:rPr>
        <w:t xml:space="preserve"> </w:t>
      </w:r>
      <w:r>
        <w:rPr>
          <w:sz w:val="24"/>
          <w:szCs w:val="24"/>
        </w:rPr>
        <w:t>and future</w:t>
      </w:r>
      <w:r w:rsidR="00BF63A6">
        <w:rPr>
          <w:sz w:val="24"/>
          <w:szCs w:val="24"/>
        </w:rPr>
        <w:t xml:space="preserve"> planning </w:t>
      </w:r>
      <w:r>
        <w:rPr>
          <w:sz w:val="24"/>
          <w:szCs w:val="24"/>
        </w:rPr>
        <w:t xml:space="preserve">goals </w:t>
      </w:r>
      <w:r w:rsidR="00FC39DC" w:rsidRPr="005230C4">
        <w:rPr>
          <w:sz w:val="24"/>
          <w:szCs w:val="24"/>
        </w:rPr>
        <w:t xml:space="preserve">are to: </w:t>
      </w:r>
    </w:p>
    <w:p w14:paraId="43A8A74F" w14:textId="77777777" w:rsidR="008C3AFD" w:rsidRDefault="008C3AFD" w:rsidP="006F688A">
      <w:pPr>
        <w:autoSpaceDE w:val="0"/>
        <w:autoSpaceDN w:val="0"/>
        <w:adjustRightInd w:val="0"/>
        <w:spacing w:after="0" w:line="240" w:lineRule="auto"/>
        <w:rPr>
          <w:sz w:val="24"/>
          <w:szCs w:val="24"/>
        </w:rPr>
      </w:pPr>
    </w:p>
    <w:p w14:paraId="66DC5E98" w14:textId="78949E86" w:rsidR="00DC748B" w:rsidRPr="00DC748B" w:rsidDel="00F73DDA" w:rsidRDefault="007C38E3">
      <w:pPr>
        <w:pStyle w:val="ListParagraph"/>
        <w:numPr>
          <w:ilvl w:val="0"/>
          <w:numId w:val="5"/>
        </w:numPr>
        <w:autoSpaceDE w:val="0"/>
        <w:autoSpaceDN w:val="0"/>
        <w:adjustRightInd w:val="0"/>
        <w:spacing w:after="0" w:line="240" w:lineRule="auto"/>
        <w:rPr>
          <w:del w:id="553" w:author="Richard Merrick" w:date="2015-06-15T11:13:00Z"/>
          <w:sz w:val="24"/>
          <w:szCs w:val="24"/>
        </w:rPr>
      </w:pPr>
      <w:r>
        <w:rPr>
          <w:sz w:val="24"/>
          <w:szCs w:val="24"/>
        </w:rPr>
        <w:t xml:space="preserve">Improve </w:t>
      </w:r>
      <w:r w:rsidR="00973D6B">
        <w:rPr>
          <w:sz w:val="24"/>
          <w:szCs w:val="24"/>
        </w:rPr>
        <w:t xml:space="preserve">the </w:t>
      </w:r>
      <w:r w:rsidR="00973D6B" w:rsidRPr="00DC748B">
        <w:rPr>
          <w:sz w:val="24"/>
          <w:szCs w:val="24"/>
        </w:rPr>
        <w:t>population</w:t>
      </w:r>
      <w:r w:rsidR="00DC748B" w:rsidRPr="00DC748B">
        <w:rPr>
          <w:sz w:val="24"/>
          <w:szCs w:val="24"/>
        </w:rPr>
        <w:t xml:space="preserve"> trends of marine and anadromous ESA</w:t>
      </w:r>
      <w:r w:rsidR="009F0711">
        <w:rPr>
          <w:sz w:val="24"/>
          <w:szCs w:val="24"/>
        </w:rPr>
        <w:t>-</w:t>
      </w:r>
      <w:r w:rsidR="00DC748B" w:rsidRPr="00DC748B">
        <w:rPr>
          <w:sz w:val="24"/>
          <w:szCs w:val="24"/>
        </w:rPr>
        <w:t xml:space="preserve">listed species through development and focused implementation of recovery plans. </w:t>
      </w:r>
    </w:p>
    <w:p w14:paraId="2F25D43F" w14:textId="25B7E1D5" w:rsidR="00DC748B" w:rsidRPr="00DC748B" w:rsidDel="00F73DDA" w:rsidRDefault="00DC748B">
      <w:pPr>
        <w:pStyle w:val="ListParagraph"/>
        <w:numPr>
          <w:ilvl w:val="0"/>
          <w:numId w:val="5"/>
        </w:numPr>
        <w:autoSpaceDE w:val="0"/>
        <w:autoSpaceDN w:val="0"/>
        <w:adjustRightInd w:val="0"/>
        <w:spacing w:after="0" w:line="240" w:lineRule="auto"/>
        <w:rPr>
          <w:del w:id="554" w:author="Richard Merrick" w:date="2015-06-15T11:13:00Z"/>
          <w:sz w:val="24"/>
          <w:szCs w:val="24"/>
        </w:rPr>
      </w:pPr>
      <w:moveFromRangeStart w:id="555" w:author="Richard Merrick" w:date="2015-06-14T15:38:00Z" w:name="move295915648"/>
      <w:moveFrom w:id="556" w:author="Richard Merrick" w:date="2015-06-14T15:38:00Z">
        <w:del w:id="557" w:author="Richard Merrick" w:date="2015-06-15T11:13:00Z">
          <w:r w:rsidRPr="00DC748B" w:rsidDel="00F73DDA">
            <w:rPr>
              <w:sz w:val="24"/>
              <w:szCs w:val="24"/>
            </w:rPr>
            <w:delText>Conduct science studies to address protected species management questions and improve planning processes to better link research activities to management needs.</w:delText>
          </w:r>
        </w:del>
      </w:moveFrom>
    </w:p>
    <w:p w14:paraId="594C455C" w14:textId="6CF30904" w:rsidR="00DC748B" w:rsidRPr="00F73DDA" w:rsidDel="008C3AFD" w:rsidRDefault="00DC748B">
      <w:pPr>
        <w:pStyle w:val="ListParagraph"/>
        <w:numPr>
          <w:ilvl w:val="0"/>
          <w:numId w:val="5"/>
        </w:numPr>
        <w:autoSpaceDE w:val="0"/>
        <w:autoSpaceDN w:val="0"/>
        <w:adjustRightInd w:val="0"/>
        <w:spacing w:after="0" w:line="240" w:lineRule="auto"/>
        <w:rPr>
          <w:sz w:val="24"/>
          <w:szCs w:val="24"/>
          <w:rPrChange w:id="558" w:author="Richard Merrick" w:date="2015-06-15T11:13:00Z">
            <w:rPr/>
          </w:rPrChange>
        </w:rPr>
      </w:pPr>
      <w:moveFrom w:id="559" w:author="Richard Merrick" w:date="2015-06-14T15:38:00Z">
        <w:r w:rsidRPr="00F73DDA" w:rsidDel="008C3AFD">
          <w:rPr>
            <w:sz w:val="24"/>
            <w:szCs w:val="24"/>
            <w:rPrChange w:id="560" w:author="Richard Merrick" w:date="2015-06-15T11:13:00Z">
              <w:rPr/>
            </w:rPrChange>
          </w:rPr>
          <w:t>Reduce anthropogen</w:t>
        </w:r>
        <w:r w:rsidR="00976CB1" w:rsidRPr="00F73DDA" w:rsidDel="008C3AFD">
          <w:rPr>
            <w:sz w:val="24"/>
            <w:szCs w:val="24"/>
            <w:rPrChange w:id="561" w:author="Richard Merrick" w:date="2015-06-15T11:13:00Z">
              <w:rPr/>
            </w:rPrChange>
          </w:rPr>
          <w:t>ic impacts to protected species</w:t>
        </w:r>
        <w:r w:rsidRPr="00F73DDA" w:rsidDel="008C3AFD">
          <w:rPr>
            <w:sz w:val="24"/>
            <w:szCs w:val="24"/>
            <w:rPrChange w:id="562" w:author="Richard Merrick" w:date="2015-06-15T11:13:00Z">
              <w:rPr/>
            </w:rPrChange>
          </w:rPr>
          <w:t xml:space="preserve"> by examining innovative bycatch reduction techniques, implementing acoustic guidelines, and focusing on</w:t>
        </w:r>
        <w:r w:rsidR="008134B8" w:rsidRPr="00F73DDA" w:rsidDel="008C3AFD">
          <w:rPr>
            <w:sz w:val="24"/>
            <w:szCs w:val="24"/>
            <w:rPrChange w:id="563" w:author="Richard Merrick" w:date="2015-06-15T11:13:00Z">
              <w:rPr/>
            </w:rPrChange>
          </w:rPr>
          <w:t xml:space="preserve"> science related to</w:t>
        </w:r>
        <w:r w:rsidRPr="00F73DDA" w:rsidDel="008C3AFD">
          <w:rPr>
            <w:sz w:val="24"/>
            <w:szCs w:val="24"/>
            <w:rPrChange w:id="564" w:author="Richard Merrick" w:date="2015-06-15T11:13:00Z">
              <w:rPr/>
            </w:rPrChange>
          </w:rPr>
          <w:t xml:space="preserve"> climate change, including the potential impacts of extreme environmental events (e.g., El Ni</w:t>
        </w:r>
        <w:r w:rsidR="00976CB1" w:rsidDel="008C3AFD">
          <w:t>ñ</w:t>
        </w:r>
        <w:r w:rsidRPr="00F73DDA" w:rsidDel="008C3AFD">
          <w:rPr>
            <w:sz w:val="24"/>
            <w:szCs w:val="24"/>
            <w:rPrChange w:id="565" w:author="Richard Merrick" w:date="2015-06-15T11:13:00Z">
              <w:rPr/>
            </w:rPrChange>
          </w:rPr>
          <w:t>o, drought) and ocean acidification to help NOAA managers develop adaptive solutions to climate</w:t>
        </w:r>
        <w:r w:rsidR="009F0711" w:rsidRPr="00F73DDA" w:rsidDel="008C3AFD">
          <w:rPr>
            <w:sz w:val="24"/>
            <w:szCs w:val="24"/>
            <w:rPrChange w:id="566" w:author="Richard Merrick" w:date="2015-06-15T11:13:00Z">
              <w:rPr/>
            </w:rPrChange>
          </w:rPr>
          <w:t>-</w:t>
        </w:r>
        <w:r w:rsidRPr="00F73DDA" w:rsidDel="008C3AFD">
          <w:rPr>
            <w:sz w:val="24"/>
            <w:szCs w:val="24"/>
            <w:rPrChange w:id="567" w:author="Richard Merrick" w:date="2015-06-15T11:13:00Z">
              <w:rPr/>
            </w:rPrChange>
          </w:rPr>
          <w:t>impacted marine resources.</w:t>
        </w:r>
      </w:moveFrom>
    </w:p>
    <w:moveFromRangeEnd w:id="555"/>
    <w:p w14:paraId="5E0DB768" w14:textId="0DC323A0" w:rsidR="00DC748B" w:rsidRPr="00DC748B" w:rsidRDefault="00DC748B" w:rsidP="001C2B83">
      <w:pPr>
        <w:pStyle w:val="ListParagraph"/>
        <w:numPr>
          <w:ilvl w:val="0"/>
          <w:numId w:val="5"/>
        </w:numPr>
        <w:autoSpaceDE w:val="0"/>
        <w:autoSpaceDN w:val="0"/>
        <w:adjustRightInd w:val="0"/>
        <w:spacing w:after="0" w:line="240" w:lineRule="auto"/>
        <w:rPr>
          <w:sz w:val="24"/>
          <w:szCs w:val="24"/>
        </w:rPr>
      </w:pPr>
      <w:r w:rsidRPr="00DC748B">
        <w:rPr>
          <w:sz w:val="24"/>
          <w:szCs w:val="24"/>
        </w:rPr>
        <w:t xml:space="preserve">Continue to understand, protect, and recover habitats vital for protected species. </w:t>
      </w:r>
    </w:p>
    <w:p w14:paraId="4F41FA94" w14:textId="77777777" w:rsidR="00DC748B" w:rsidRPr="00DC748B" w:rsidRDefault="00DC748B" w:rsidP="001C2B83">
      <w:pPr>
        <w:pStyle w:val="ListParagraph"/>
        <w:numPr>
          <w:ilvl w:val="0"/>
          <w:numId w:val="5"/>
        </w:numPr>
        <w:autoSpaceDE w:val="0"/>
        <w:autoSpaceDN w:val="0"/>
        <w:adjustRightInd w:val="0"/>
        <w:spacing w:after="0" w:line="240" w:lineRule="auto"/>
        <w:rPr>
          <w:sz w:val="24"/>
          <w:szCs w:val="24"/>
        </w:rPr>
      </w:pPr>
      <w:r w:rsidRPr="00DC748B">
        <w:rPr>
          <w:sz w:val="24"/>
          <w:szCs w:val="24"/>
        </w:rPr>
        <w:t xml:space="preserve">Develop approaches to examine and combat the effects of invasive and nuisance species on protected species and their habitats. </w:t>
      </w:r>
    </w:p>
    <w:p w14:paraId="3136EBE3" w14:textId="77777777" w:rsidR="00DC748B" w:rsidRDefault="00DC748B" w:rsidP="001C2B83">
      <w:pPr>
        <w:pStyle w:val="ListParagraph"/>
        <w:numPr>
          <w:ilvl w:val="0"/>
          <w:numId w:val="5"/>
        </w:numPr>
        <w:autoSpaceDE w:val="0"/>
        <w:autoSpaceDN w:val="0"/>
        <w:adjustRightInd w:val="0"/>
        <w:spacing w:after="0" w:line="240" w:lineRule="auto"/>
        <w:rPr>
          <w:sz w:val="24"/>
          <w:szCs w:val="24"/>
        </w:rPr>
      </w:pPr>
      <w:r w:rsidRPr="00DC748B">
        <w:rPr>
          <w:sz w:val="24"/>
          <w:szCs w:val="24"/>
        </w:rPr>
        <w:t xml:space="preserve">Continue to provide compliance assistance to those whose actions affect protected species and enhance enforcement to address violations. </w:t>
      </w:r>
    </w:p>
    <w:p w14:paraId="691229F9" w14:textId="6E147979" w:rsidR="00FE3EF4" w:rsidRPr="000A7B79" w:rsidRDefault="00FE3EF4" w:rsidP="000A7B79">
      <w:pPr>
        <w:pStyle w:val="ListParagraph"/>
        <w:numPr>
          <w:ilvl w:val="0"/>
          <w:numId w:val="5"/>
        </w:numPr>
        <w:autoSpaceDE w:val="0"/>
        <w:autoSpaceDN w:val="0"/>
        <w:adjustRightInd w:val="0"/>
        <w:spacing w:after="0" w:line="240" w:lineRule="auto"/>
        <w:rPr>
          <w:sz w:val="24"/>
          <w:szCs w:val="24"/>
        </w:rPr>
      </w:pPr>
      <w:r>
        <w:rPr>
          <w:sz w:val="24"/>
          <w:szCs w:val="24"/>
        </w:rPr>
        <w:t>Continue to engage with international partners to improve bilateral and multilateral cooperation to r</w:t>
      </w:r>
      <w:r w:rsidRPr="00DC748B">
        <w:rPr>
          <w:sz w:val="24"/>
          <w:szCs w:val="24"/>
        </w:rPr>
        <w:t>everse declining population trends of marine species</w:t>
      </w:r>
      <w:r w:rsidR="000A7B79">
        <w:rPr>
          <w:sz w:val="24"/>
          <w:szCs w:val="24"/>
        </w:rPr>
        <w:t>.</w:t>
      </w:r>
      <w:r>
        <w:rPr>
          <w:sz w:val="24"/>
          <w:szCs w:val="24"/>
        </w:rPr>
        <w:t xml:space="preserve"> </w:t>
      </w:r>
    </w:p>
    <w:p w14:paraId="2304416D" w14:textId="77777777" w:rsidR="003168DE" w:rsidRDefault="003168DE" w:rsidP="00DB339C">
      <w:pPr>
        <w:autoSpaceDE w:val="0"/>
        <w:autoSpaceDN w:val="0"/>
        <w:adjustRightInd w:val="0"/>
        <w:spacing w:after="0" w:line="240" w:lineRule="auto"/>
        <w:rPr>
          <w:sz w:val="24"/>
          <w:szCs w:val="24"/>
        </w:rPr>
      </w:pPr>
    </w:p>
    <w:p w14:paraId="754EC3E4" w14:textId="77777777" w:rsidR="003168DE" w:rsidRDefault="000B0EA4" w:rsidP="00DB339C">
      <w:pPr>
        <w:autoSpaceDE w:val="0"/>
        <w:autoSpaceDN w:val="0"/>
        <w:adjustRightInd w:val="0"/>
        <w:spacing w:after="0" w:line="240" w:lineRule="auto"/>
        <w:rPr>
          <w:sz w:val="24"/>
          <w:szCs w:val="24"/>
        </w:rPr>
      </w:pPr>
      <w:r>
        <w:rPr>
          <w:sz w:val="24"/>
          <w:szCs w:val="24"/>
        </w:rPr>
        <w:t>Where overlap occurs</w:t>
      </w:r>
      <w:r w:rsidR="00BF63A6" w:rsidRPr="00BF63A6">
        <w:rPr>
          <w:sz w:val="24"/>
          <w:szCs w:val="24"/>
        </w:rPr>
        <w:t xml:space="preserve"> </w:t>
      </w:r>
      <w:r w:rsidR="00BF63A6">
        <w:rPr>
          <w:sz w:val="24"/>
          <w:szCs w:val="24"/>
        </w:rPr>
        <w:t xml:space="preserve">between the protection and conservation of protected resources and </w:t>
      </w:r>
      <w:r w:rsidR="00BF63A6" w:rsidRPr="003C1719">
        <w:rPr>
          <w:sz w:val="24"/>
          <w:szCs w:val="24"/>
        </w:rPr>
        <w:t>management of sustainable fisheries</w:t>
      </w:r>
      <w:r>
        <w:rPr>
          <w:sz w:val="24"/>
          <w:szCs w:val="24"/>
        </w:rPr>
        <w:t xml:space="preserve">, </w:t>
      </w:r>
      <w:r w:rsidR="009F0711">
        <w:rPr>
          <w:sz w:val="24"/>
          <w:szCs w:val="24"/>
        </w:rPr>
        <w:t>we</w:t>
      </w:r>
      <w:r w:rsidR="003168DE" w:rsidRPr="003C1719">
        <w:rPr>
          <w:sz w:val="24"/>
          <w:szCs w:val="24"/>
        </w:rPr>
        <w:t xml:space="preserve"> must work in concert</w:t>
      </w:r>
      <w:r w:rsidR="008134B8">
        <w:rPr>
          <w:sz w:val="24"/>
          <w:szCs w:val="24"/>
        </w:rPr>
        <w:t>—</w:t>
      </w:r>
      <w:r w:rsidR="00BF63A6">
        <w:rPr>
          <w:sz w:val="24"/>
          <w:szCs w:val="24"/>
        </w:rPr>
        <w:t>internally and externally</w:t>
      </w:r>
      <w:r w:rsidR="008134B8">
        <w:rPr>
          <w:sz w:val="24"/>
          <w:szCs w:val="24"/>
        </w:rPr>
        <w:t>—</w:t>
      </w:r>
      <w:r w:rsidR="003168DE" w:rsidRPr="003C1719">
        <w:rPr>
          <w:sz w:val="24"/>
          <w:szCs w:val="24"/>
        </w:rPr>
        <w:t xml:space="preserve">to achieve the joint ecological and societal benefits of living marine resource stewardship. Through this integrated approach, NOAA Fisheries will increase transparency and collaboration between the Regional Fishery Management Councils and the Regional Offices on ESA consultations </w:t>
      </w:r>
      <w:r w:rsidR="008134B8">
        <w:rPr>
          <w:sz w:val="24"/>
          <w:szCs w:val="24"/>
        </w:rPr>
        <w:t>for</w:t>
      </w:r>
      <w:r w:rsidR="003168DE" w:rsidRPr="003C1719">
        <w:rPr>
          <w:sz w:val="24"/>
          <w:szCs w:val="24"/>
        </w:rPr>
        <w:t xml:space="preserve"> fishery management plans, and continue to participate in stakeholder-engaged efforts such as Marine M</w:t>
      </w:r>
      <w:r w:rsidR="003168DE">
        <w:rPr>
          <w:sz w:val="24"/>
          <w:szCs w:val="24"/>
        </w:rPr>
        <w:t xml:space="preserve">ammal Take Reduction Teams. </w:t>
      </w:r>
      <w:r w:rsidR="009F0711">
        <w:rPr>
          <w:sz w:val="24"/>
          <w:szCs w:val="24"/>
        </w:rPr>
        <w:t>We</w:t>
      </w:r>
      <w:r w:rsidR="003168DE" w:rsidRPr="003C1719">
        <w:rPr>
          <w:sz w:val="24"/>
          <w:szCs w:val="24"/>
        </w:rPr>
        <w:t xml:space="preserve"> will also ensure that national or multi</w:t>
      </w:r>
      <w:r w:rsidR="00126584">
        <w:rPr>
          <w:sz w:val="24"/>
          <w:szCs w:val="24"/>
        </w:rPr>
        <w:t>-</w:t>
      </w:r>
      <w:r w:rsidR="003168DE" w:rsidRPr="003C1719">
        <w:rPr>
          <w:sz w:val="24"/>
          <w:szCs w:val="24"/>
        </w:rPr>
        <w:t xml:space="preserve">region conservation </w:t>
      </w:r>
      <w:r w:rsidR="00B07B28">
        <w:rPr>
          <w:sz w:val="24"/>
          <w:szCs w:val="24"/>
        </w:rPr>
        <w:t xml:space="preserve">and enforcement </w:t>
      </w:r>
      <w:r w:rsidR="003168DE" w:rsidRPr="003C1719">
        <w:rPr>
          <w:sz w:val="24"/>
          <w:szCs w:val="24"/>
        </w:rPr>
        <w:t>programs are well</w:t>
      </w:r>
      <w:r w:rsidR="009F0711">
        <w:rPr>
          <w:sz w:val="24"/>
          <w:szCs w:val="24"/>
        </w:rPr>
        <w:t>-</w:t>
      </w:r>
      <w:r w:rsidR="003168DE" w:rsidRPr="003C1719">
        <w:rPr>
          <w:sz w:val="24"/>
          <w:szCs w:val="24"/>
        </w:rPr>
        <w:t xml:space="preserve">coordinated across the country to maximize use of limited resources. </w:t>
      </w:r>
      <w:r w:rsidR="00597BED">
        <w:rPr>
          <w:sz w:val="24"/>
          <w:szCs w:val="24"/>
        </w:rPr>
        <w:t xml:space="preserve"> </w:t>
      </w:r>
      <w:r w:rsidR="00BF63A6">
        <w:rPr>
          <w:sz w:val="24"/>
          <w:szCs w:val="24"/>
        </w:rPr>
        <w:t>Finally</w:t>
      </w:r>
      <w:r w:rsidR="003168DE" w:rsidRPr="003C1719">
        <w:rPr>
          <w:sz w:val="24"/>
          <w:szCs w:val="24"/>
        </w:rPr>
        <w:t xml:space="preserve">, </w:t>
      </w:r>
      <w:r w:rsidR="009F0711">
        <w:rPr>
          <w:sz w:val="24"/>
          <w:szCs w:val="24"/>
        </w:rPr>
        <w:t>we</w:t>
      </w:r>
      <w:r w:rsidR="003168DE" w:rsidRPr="003C1719">
        <w:rPr>
          <w:sz w:val="24"/>
          <w:szCs w:val="24"/>
        </w:rPr>
        <w:t xml:space="preserve"> will identify best practices for working with our partners so that we may better execute our shared objectives. </w:t>
      </w:r>
    </w:p>
    <w:p w14:paraId="69BE051A" w14:textId="77777777" w:rsidR="00BF4AE7" w:rsidRDefault="00BF4AE7" w:rsidP="00DB339C">
      <w:pPr>
        <w:autoSpaceDE w:val="0"/>
        <w:autoSpaceDN w:val="0"/>
        <w:adjustRightInd w:val="0"/>
        <w:spacing w:after="0" w:line="240" w:lineRule="auto"/>
        <w:rPr>
          <w:sz w:val="24"/>
          <w:szCs w:val="24"/>
        </w:rPr>
      </w:pPr>
    </w:p>
    <w:p w14:paraId="669154BE" w14:textId="77777777" w:rsidR="000A7B79" w:rsidRDefault="000A7B79">
      <w:pPr>
        <w:rPr>
          <w:b/>
          <w:i/>
          <w:sz w:val="24"/>
          <w:szCs w:val="24"/>
        </w:rPr>
      </w:pPr>
      <w:r>
        <w:rPr>
          <w:b/>
          <w:i/>
          <w:sz w:val="24"/>
          <w:szCs w:val="24"/>
        </w:rPr>
        <w:br w:type="page"/>
      </w:r>
    </w:p>
    <w:p w14:paraId="39D69947" w14:textId="2285155D" w:rsidR="00BF4AE7" w:rsidRDefault="003168DE" w:rsidP="003168DE">
      <w:pPr>
        <w:autoSpaceDE w:val="0"/>
        <w:autoSpaceDN w:val="0"/>
        <w:adjustRightInd w:val="0"/>
        <w:spacing w:after="120" w:line="240" w:lineRule="auto"/>
        <w:rPr>
          <w:sz w:val="24"/>
          <w:szCs w:val="24"/>
        </w:rPr>
      </w:pPr>
      <w:r w:rsidRPr="003168DE">
        <w:rPr>
          <w:b/>
          <w:i/>
          <w:sz w:val="24"/>
          <w:szCs w:val="24"/>
        </w:rPr>
        <w:lastRenderedPageBreak/>
        <w:t>Advanc</w:t>
      </w:r>
      <w:r w:rsidR="008134B8">
        <w:rPr>
          <w:b/>
          <w:i/>
          <w:sz w:val="24"/>
          <w:szCs w:val="24"/>
        </w:rPr>
        <w:t>ing</w:t>
      </w:r>
      <w:r w:rsidRPr="003168DE">
        <w:rPr>
          <w:b/>
          <w:i/>
          <w:sz w:val="24"/>
          <w:szCs w:val="24"/>
        </w:rPr>
        <w:t xml:space="preserve"> the Science </w:t>
      </w:r>
      <w:r w:rsidR="006D5183">
        <w:rPr>
          <w:b/>
          <w:i/>
          <w:sz w:val="24"/>
          <w:szCs w:val="24"/>
        </w:rPr>
        <w:t xml:space="preserve">to </w:t>
      </w:r>
      <w:r w:rsidR="00FB7DFF">
        <w:rPr>
          <w:b/>
          <w:i/>
          <w:sz w:val="24"/>
          <w:szCs w:val="24"/>
        </w:rPr>
        <w:t>S</w:t>
      </w:r>
      <w:r w:rsidR="006D5183">
        <w:rPr>
          <w:b/>
          <w:i/>
          <w:sz w:val="24"/>
          <w:szCs w:val="24"/>
        </w:rPr>
        <w:t xml:space="preserve">upport the </w:t>
      </w:r>
      <w:r w:rsidR="006D5183" w:rsidRPr="006D5183">
        <w:rPr>
          <w:b/>
          <w:i/>
          <w:sz w:val="24"/>
          <w:szCs w:val="24"/>
        </w:rPr>
        <w:t>Recover</w:t>
      </w:r>
      <w:r w:rsidR="006D5183">
        <w:rPr>
          <w:b/>
          <w:i/>
          <w:sz w:val="24"/>
          <w:szCs w:val="24"/>
        </w:rPr>
        <w:t>y</w:t>
      </w:r>
      <w:r w:rsidR="006D5183" w:rsidRPr="006D5183">
        <w:rPr>
          <w:b/>
          <w:i/>
          <w:sz w:val="24"/>
          <w:szCs w:val="24"/>
        </w:rPr>
        <w:t xml:space="preserve"> and Conserv</w:t>
      </w:r>
      <w:r w:rsidR="006D5183">
        <w:rPr>
          <w:b/>
          <w:i/>
          <w:sz w:val="24"/>
          <w:szCs w:val="24"/>
        </w:rPr>
        <w:t xml:space="preserve">ation of Protected </w:t>
      </w:r>
      <w:r w:rsidR="00A16CF6">
        <w:rPr>
          <w:b/>
          <w:i/>
          <w:sz w:val="24"/>
          <w:szCs w:val="24"/>
        </w:rPr>
        <w:t>Species</w:t>
      </w:r>
    </w:p>
    <w:p w14:paraId="3988871A" w14:textId="77777777" w:rsidR="008C3AFD" w:rsidRDefault="008C3AFD" w:rsidP="00DB339C">
      <w:pPr>
        <w:autoSpaceDE w:val="0"/>
        <w:autoSpaceDN w:val="0"/>
        <w:adjustRightInd w:val="0"/>
        <w:spacing w:after="0" w:line="240" w:lineRule="auto"/>
        <w:rPr>
          <w:ins w:id="568" w:author="Richard Merrick" w:date="2015-06-14T15:42:00Z"/>
          <w:sz w:val="24"/>
          <w:szCs w:val="24"/>
        </w:rPr>
      </w:pPr>
      <w:ins w:id="569" w:author="Richard Merrick" w:date="2015-06-14T15:40:00Z">
        <w:r>
          <w:rPr>
            <w:sz w:val="24"/>
            <w:szCs w:val="24"/>
          </w:rPr>
          <w:t>An important</w:t>
        </w:r>
      </w:ins>
      <w:ins w:id="570" w:author="Richard Merrick" w:date="2015-06-14T15:39:00Z">
        <w:r>
          <w:rPr>
            <w:sz w:val="24"/>
            <w:szCs w:val="24"/>
          </w:rPr>
          <w:t xml:space="preserve"> goal of NOAA Fisheries</w:t>
        </w:r>
      </w:ins>
      <w:ins w:id="571" w:author="Richard Merrick" w:date="2015-06-14T15:40:00Z">
        <w:r>
          <w:rPr>
            <w:sz w:val="24"/>
            <w:szCs w:val="24"/>
          </w:rPr>
          <w:t>’</w:t>
        </w:r>
      </w:ins>
      <w:ins w:id="572" w:author="Richard Merrick" w:date="2015-06-14T15:39:00Z">
        <w:r>
          <w:rPr>
            <w:sz w:val="24"/>
            <w:szCs w:val="24"/>
          </w:rPr>
          <w:t xml:space="preserve"> Protected Species science program is to </w:t>
        </w:r>
      </w:ins>
      <w:ins w:id="573" w:author="Richard Merrick" w:date="2015-06-14T15:38:00Z">
        <w:r>
          <w:rPr>
            <w:sz w:val="24"/>
            <w:szCs w:val="24"/>
          </w:rPr>
          <w:t>c</w:t>
        </w:r>
      </w:ins>
      <w:moveToRangeStart w:id="574" w:author="Richard Merrick" w:date="2015-06-14T15:38:00Z" w:name="move295915648"/>
      <w:moveTo w:id="575" w:author="Richard Merrick" w:date="2015-06-14T15:38:00Z">
        <w:del w:id="576" w:author="Richard Merrick" w:date="2015-06-14T15:38:00Z">
          <w:r w:rsidRPr="008C3AFD" w:rsidDel="008C3AFD">
            <w:rPr>
              <w:sz w:val="24"/>
              <w:szCs w:val="24"/>
              <w:rPrChange w:id="577" w:author="Richard Merrick" w:date="2015-06-14T15:38:00Z">
                <w:rPr/>
              </w:rPrChange>
            </w:rPr>
            <w:delText>C</w:delText>
          </w:r>
        </w:del>
        <w:r w:rsidRPr="008C3AFD">
          <w:rPr>
            <w:sz w:val="24"/>
            <w:szCs w:val="24"/>
            <w:rPrChange w:id="578" w:author="Richard Merrick" w:date="2015-06-14T15:38:00Z">
              <w:rPr/>
            </w:rPrChange>
          </w:rPr>
          <w:t xml:space="preserve">onduct </w:t>
        </w:r>
      </w:moveTo>
      <w:ins w:id="579" w:author="Richard Merrick" w:date="2015-06-14T15:39:00Z">
        <w:r>
          <w:rPr>
            <w:sz w:val="24"/>
            <w:szCs w:val="24"/>
          </w:rPr>
          <w:t xml:space="preserve">those </w:t>
        </w:r>
      </w:ins>
      <w:moveTo w:id="580" w:author="Richard Merrick" w:date="2015-06-14T15:38:00Z">
        <w:del w:id="581" w:author="Richard Merrick" w:date="2015-06-14T15:40:00Z">
          <w:r w:rsidRPr="008C3AFD" w:rsidDel="008C3AFD">
            <w:rPr>
              <w:sz w:val="24"/>
              <w:szCs w:val="24"/>
              <w:rPrChange w:id="582" w:author="Richard Merrick" w:date="2015-06-14T15:38:00Z">
                <w:rPr/>
              </w:rPrChange>
            </w:rPr>
            <w:delText xml:space="preserve">science </w:delText>
          </w:r>
        </w:del>
        <w:r w:rsidRPr="008C3AFD">
          <w:rPr>
            <w:sz w:val="24"/>
            <w:szCs w:val="24"/>
            <w:rPrChange w:id="583" w:author="Richard Merrick" w:date="2015-06-14T15:38:00Z">
              <w:rPr/>
            </w:rPrChange>
          </w:rPr>
          <w:t xml:space="preserve">studies </w:t>
        </w:r>
      </w:moveTo>
      <w:ins w:id="584" w:author="Richard Merrick" w:date="2015-06-14T15:41:00Z">
        <w:r>
          <w:rPr>
            <w:sz w:val="24"/>
            <w:szCs w:val="24"/>
          </w:rPr>
          <w:t xml:space="preserve">necessary </w:t>
        </w:r>
      </w:ins>
      <w:moveTo w:id="585" w:author="Richard Merrick" w:date="2015-06-14T15:38:00Z">
        <w:r w:rsidRPr="008C3AFD">
          <w:rPr>
            <w:sz w:val="24"/>
            <w:szCs w:val="24"/>
            <w:rPrChange w:id="586" w:author="Richard Merrick" w:date="2015-06-14T15:38:00Z">
              <w:rPr/>
            </w:rPrChange>
          </w:rPr>
          <w:t>to address protected species management questions and improve planning processes to better link research activities to management needs.</w:t>
        </w:r>
      </w:moveTo>
      <w:ins w:id="587" w:author="Richard Merrick" w:date="2015-06-14T15:38:00Z">
        <w:r>
          <w:rPr>
            <w:sz w:val="24"/>
            <w:szCs w:val="24"/>
          </w:rPr>
          <w:t xml:space="preserve">  </w:t>
        </w:r>
      </w:ins>
      <w:ins w:id="588" w:author="Richard Merrick" w:date="2015-06-14T15:41:00Z">
        <w:r>
          <w:rPr>
            <w:sz w:val="24"/>
            <w:szCs w:val="24"/>
          </w:rPr>
          <w:t>Species in the Spotlight will continue to be a</w:t>
        </w:r>
      </w:ins>
      <w:ins w:id="589" w:author="Richard Merrick" w:date="2015-06-14T15:42:00Z">
        <w:r>
          <w:rPr>
            <w:sz w:val="24"/>
            <w:szCs w:val="24"/>
          </w:rPr>
          <w:t xml:space="preserve"> </w:t>
        </w:r>
      </w:ins>
      <w:ins w:id="590" w:author="Richard Merrick" w:date="2015-06-14T15:41:00Z">
        <w:r>
          <w:rPr>
            <w:sz w:val="24"/>
            <w:szCs w:val="24"/>
          </w:rPr>
          <w:t xml:space="preserve">driver for FY16 research, </w:t>
        </w:r>
      </w:ins>
      <w:ins w:id="591" w:author="Richard Merrick" w:date="2015-06-14T15:42:00Z">
        <w:r>
          <w:rPr>
            <w:sz w:val="24"/>
            <w:szCs w:val="24"/>
          </w:rPr>
          <w:t xml:space="preserve">with the Implementation Plans for these species’ recovery providing key guidance.  </w:t>
        </w:r>
      </w:ins>
    </w:p>
    <w:p w14:paraId="1CF4093D" w14:textId="77777777" w:rsidR="008C3AFD" w:rsidRDefault="008C3AFD" w:rsidP="00DB339C">
      <w:pPr>
        <w:autoSpaceDE w:val="0"/>
        <w:autoSpaceDN w:val="0"/>
        <w:adjustRightInd w:val="0"/>
        <w:spacing w:after="0" w:line="240" w:lineRule="auto"/>
        <w:rPr>
          <w:ins w:id="592" w:author="Richard Merrick" w:date="2015-06-14T15:42:00Z"/>
          <w:sz w:val="24"/>
          <w:szCs w:val="24"/>
        </w:rPr>
      </w:pPr>
    </w:p>
    <w:p w14:paraId="1D0B5B97" w14:textId="45B3C75D" w:rsidR="008C3AFD" w:rsidRPr="008C3AFD" w:rsidDel="008C3AFD" w:rsidRDefault="008C3AFD">
      <w:pPr>
        <w:autoSpaceDE w:val="0"/>
        <w:autoSpaceDN w:val="0"/>
        <w:adjustRightInd w:val="0"/>
        <w:spacing w:after="0" w:line="240" w:lineRule="auto"/>
        <w:rPr>
          <w:del w:id="593" w:author="Richard Merrick" w:date="2015-06-14T15:38:00Z"/>
          <w:sz w:val="24"/>
          <w:szCs w:val="24"/>
          <w:rPrChange w:id="594" w:author="Richard Merrick" w:date="2015-06-14T15:38:00Z">
            <w:rPr>
              <w:del w:id="595" w:author="Richard Merrick" w:date="2015-06-14T15:38:00Z"/>
            </w:rPr>
          </w:rPrChange>
        </w:rPr>
        <w:pPrChange w:id="596" w:author="Richard Merrick" w:date="2015-06-14T15:38:00Z">
          <w:pPr>
            <w:pStyle w:val="ListParagraph"/>
            <w:numPr>
              <w:numId w:val="5"/>
            </w:numPr>
            <w:autoSpaceDE w:val="0"/>
            <w:autoSpaceDN w:val="0"/>
            <w:adjustRightInd w:val="0"/>
            <w:spacing w:after="0" w:line="240" w:lineRule="auto"/>
            <w:ind w:hanging="360"/>
          </w:pPr>
        </w:pPrChange>
      </w:pPr>
      <w:ins w:id="597" w:author="Richard Merrick" w:date="2015-06-14T15:38:00Z">
        <w:r>
          <w:rPr>
            <w:sz w:val="24"/>
            <w:szCs w:val="24"/>
          </w:rPr>
          <w:t xml:space="preserve">We will also seek to </w:t>
        </w:r>
      </w:ins>
    </w:p>
    <w:p w14:paraId="57C56919" w14:textId="5350EE7C" w:rsidR="008C3AFD" w:rsidRPr="008C3AFD" w:rsidDel="008C3AFD" w:rsidRDefault="008C3AFD">
      <w:pPr>
        <w:autoSpaceDE w:val="0"/>
        <w:autoSpaceDN w:val="0"/>
        <w:adjustRightInd w:val="0"/>
        <w:spacing w:after="0" w:line="240" w:lineRule="auto"/>
        <w:rPr>
          <w:del w:id="598" w:author="Richard Merrick" w:date="2015-06-14T15:39:00Z"/>
          <w:sz w:val="24"/>
          <w:szCs w:val="24"/>
          <w:rPrChange w:id="599" w:author="Richard Merrick" w:date="2015-06-14T15:38:00Z">
            <w:rPr>
              <w:del w:id="600" w:author="Richard Merrick" w:date="2015-06-14T15:39:00Z"/>
            </w:rPr>
          </w:rPrChange>
        </w:rPr>
        <w:pPrChange w:id="601" w:author="Richard Merrick" w:date="2015-06-14T15:38:00Z">
          <w:pPr>
            <w:pStyle w:val="ListParagraph"/>
            <w:numPr>
              <w:numId w:val="5"/>
            </w:numPr>
            <w:autoSpaceDE w:val="0"/>
            <w:autoSpaceDN w:val="0"/>
            <w:adjustRightInd w:val="0"/>
            <w:spacing w:after="0" w:line="240" w:lineRule="auto"/>
            <w:ind w:hanging="360"/>
          </w:pPr>
        </w:pPrChange>
      </w:pPr>
      <w:ins w:id="602" w:author="Richard Merrick" w:date="2015-06-14T15:39:00Z">
        <w:r>
          <w:rPr>
            <w:sz w:val="24"/>
            <w:szCs w:val="24"/>
          </w:rPr>
          <w:t>r</w:t>
        </w:r>
      </w:ins>
      <w:moveTo w:id="603" w:author="Richard Merrick" w:date="2015-06-14T15:38:00Z">
        <w:del w:id="604" w:author="Richard Merrick" w:date="2015-06-14T15:39:00Z">
          <w:r w:rsidRPr="008C3AFD" w:rsidDel="008C3AFD">
            <w:rPr>
              <w:sz w:val="24"/>
              <w:szCs w:val="24"/>
              <w:rPrChange w:id="605" w:author="Richard Merrick" w:date="2015-06-14T15:38:00Z">
                <w:rPr/>
              </w:rPrChange>
            </w:rPr>
            <w:delText>R</w:delText>
          </w:r>
        </w:del>
        <w:r w:rsidRPr="008C3AFD">
          <w:rPr>
            <w:sz w:val="24"/>
            <w:szCs w:val="24"/>
            <w:rPrChange w:id="606" w:author="Richard Merrick" w:date="2015-06-14T15:38:00Z">
              <w:rPr/>
            </w:rPrChange>
          </w:rPr>
          <w:t>educe anthropogenic impacts to protected species by examining innovative bycatch reduction techniques, implementing acoustic guidelines, and focusing on science related to climate change, including the potential impacts of extreme environmental events (e.g., El Ni</w:t>
        </w:r>
        <w:r>
          <w:t>ñ</w:t>
        </w:r>
        <w:r w:rsidRPr="008C3AFD">
          <w:rPr>
            <w:sz w:val="24"/>
            <w:szCs w:val="24"/>
            <w:rPrChange w:id="607" w:author="Richard Merrick" w:date="2015-06-14T15:38:00Z">
              <w:rPr/>
            </w:rPrChange>
          </w:rPr>
          <w:t>o, drought) and ocean acidification to help NOAA managers develop adaptive solutions to climate-impacted marine resources.</w:t>
        </w:r>
      </w:moveTo>
      <w:ins w:id="608" w:author="Richard Merrick" w:date="2015-06-14T15:39:00Z">
        <w:r>
          <w:rPr>
            <w:sz w:val="24"/>
            <w:szCs w:val="24"/>
          </w:rPr>
          <w:t xml:space="preserve">  </w:t>
        </w:r>
      </w:ins>
    </w:p>
    <w:moveToRangeEnd w:id="574"/>
    <w:p w14:paraId="7A2E0739" w14:textId="77777777" w:rsidR="008C3AFD" w:rsidRDefault="00BF4AE7" w:rsidP="00DB339C">
      <w:pPr>
        <w:autoSpaceDE w:val="0"/>
        <w:autoSpaceDN w:val="0"/>
        <w:adjustRightInd w:val="0"/>
        <w:spacing w:after="0" w:line="240" w:lineRule="auto"/>
        <w:rPr>
          <w:ins w:id="609" w:author="Richard Merrick" w:date="2015-06-14T15:41:00Z"/>
          <w:sz w:val="24"/>
          <w:szCs w:val="24"/>
        </w:rPr>
      </w:pPr>
      <w:r w:rsidRPr="003C1719">
        <w:rPr>
          <w:sz w:val="24"/>
          <w:szCs w:val="24"/>
        </w:rPr>
        <w:t xml:space="preserve">NOAA Fisheries will continue to develop new and improved methods for assessing the abundance and distribution of species protected under the MMPA and ESA, and for </w:t>
      </w:r>
      <w:r w:rsidR="00FB7DFF">
        <w:rPr>
          <w:sz w:val="24"/>
          <w:szCs w:val="24"/>
        </w:rPr>
        <w:t xml:space="preserve">evaluating </w:t>
      </w:r>
      <w:r w:rsidRPr="003C1719">
        <w:rPr>
          <w:sz w:val="24"/>
          <w:szCs w:val="24"/>
        </w:rPr>
        <w:t xml:space="preserve">the impacts </w:t>
      </w:r>
      <w:r w:rsidR="00BF63A6">
        <w:rPr>
          <w:sz w:val="24"/>
          <w:szCs w:val="24"/>
        </w:rPr>
        <w:t>from</w:t>
      </w:r>
      <w:r w:rsidRPr="003C1719">
        <w:rPr>
          <w:sz w:val="24"/>
          <w:szCs w:val="24"/>
        </w:rPr>
        <w:t xml:space="preserve"> various anthropogenic threats. </w:t>
      </w:r>
    </w:p>
    <w:p w14:paraId="44C7F4AC" w14:textId="77777777" w:rsidR="008C3AFD" w:rsidRDefault="008C3AFD" w:rsidP="00DB339C">
      <w:pPr>
        <w:autoSpaceDE w:val="0"/>
        <w:autoSpaceDN w:val="0"/>
        <w:adjustRightInd w:val="0"/>
        <w:spacing w:after="0" w:line="240" w:lineRule="auto"/>
        <w:rPr>
          <w:ins w:id="610" w:author="Richard Merrick" w:date="2015-06-14T15:41:00Z"/>
          <w:sz w:val="24"/>
          <w:szCs w:val="24"/>
        </w:rPr>
      </w:pPr>
    </w:p>
    <w:p w14:paraId="78C302AB" w14:textId="52D8086C" w:rsidR="00DC748B" w:rsidDel="008C3AFD" w:rsidRDefault="005C42BB" w:rsidP="00DB339C">
      <w:pPr>
        <w:autoSpaceDE w:val="0"/>
        <w:autoSpaceDN w:val="0"/>
        <w:adjustRightInd w:val="0"/>
        <w:spacing w:after="0" w:line="240" w:lineRule="auto"/>
        <w:rPr>
          <w:del w:id="611" w:author="Richard Merrick" w:date="2015-06-14T15:36:00Z"/>
          <w:sz w:val="24"/>
          <w:szCs w:val="24"/>
        </w:rPr>
      </w:pPr>
      <w:del w:id="612" w:author="Richard Merrick" w:date="2015-06-14T15:36:00Z">
        <w:r w:rsidRPr="005C42BB" w:rsidDel="008C3AFD">
          <w:rPr>
            <w:sz w:val="24"/>
            <w:szCs w:val="24"/>
          </w:rPr>
          <w:delText xml:space="preserve">Climate change effects are also a particular concern to </w:delText>
        </w:r>
        <w:r w:rsidR="00EC0CB9" w:rsidDel="008C3AFD">
          <w:rPr>
            <w:sz w:val="24"/>
            <w:szCs w:val="24"/>
          </w:rPr>
          <w:delText>us</w:delText>
        </w:r>
        <w:r w:rsidRPr="005C42BB" w:rsidDel="008C3AFD">
          <w:rPr>
            <w:sz w:val="24"/>
            <w:szCs w:val="24"/>
          </w:rPr>
          <w:delText xml:space="preserve"> because they can affect the productivity and distribution of protected resources. In </w:delText>
        </w:r>
        <w:r w:rsidDel="008C3AFD">
          <w:rPr>
            <w:sz w:val="24"/>
            <w:szCs w:val="24"/>
          </w:rPr>
          <w:delText xml:space="preserve">FY </w:delText>
        </w:r>
      </w:del>
      <w:del w:id="613" w:author="Richard Merrick" w:date="2015-06-14T14:54:00Z">
        <w:r w:rsidRPr="005C42BB" w:rsidDel="00CD7965">
          <w:rPr>
            <w:sz w:val="24"/>
            <w:szCs w:val="24"/>
          </w:rPr>
          <w:delText>2015</w:delText>
        </w:r>
      </w:del>
      <w:del w:id="614" w:author="Richard Merrick" w:date="2015-06-14T15:36:00Z">
        <w:r w:rsidRPr="005C42BB" w:rsidDel="008C3AFD">
          <w:rPr>
            <w:sz w:val="24"/>
            <w:szCs w:val="24"/>
          </w:rPr>
          <w:delText>, we will continue to identify and begin to implement options for incorporating climate information into vulnerability analyses, stock assessments, and ESA consultations.</w:delText>
        </w:r>
      </w:del>
    </w:p>
    <w:p w14:paraId="6C4A5E11" w14:textId="77777777" w:rsidR="00DC748B" w:rsidDel="008C3AFD" w:rsidRDefault="00DC748B" w:rsidP="00DB339C">
      <w:pPr>
        <w:autoSpaceDE w:val="0"/>
        <w:autoSpaceDN w:val="0"/>
        <w:adjustRightInd w:val="0"/>
        <w:spacing w:after="0" w:line="240" w:lineRule="auto"/>
        <w:rPr>
          <w:del w:id="615" w:author="Richard Merrick" w:date="2015-06-14T15:36:00Z"/>
          <w:sz w:val="24"/>
          <w:szCs w:val="24"/>
        </w:rPr>
      </w:pPr>
    </w:p>
    <w:p w14:paraId="7C07AD6E" w14:textId="4F0A5016" w:rsidR="00BF63A6" w:rsidRDefault="00BF63A6" w:rsidP="00DB339C">
      <w:pPr>
        <w:autoSpaceDE w:val="0"/>
        <w:autoSpaceDN w:val="0"/>
        <w:adjustRightInd w:val="0"/>
        <w:spacing w:after="0" w:line="240" w:lineRule="auto"/>
        <w:rPr>
          <w:sz w:val="24"/>
          <w:szCs w:val="24"/>
        </w:rPr>
      </w:pPr>
      <w:r>
        <w:rPr>
          <w:sz w:val="24"/>
          <w:szCs w:val="24"/>
        </w:rPr>
        <w:t>A</w:t>
      </w:r>
      <w:r w:rsidR="00BF4AE7" w:rsidRPr="003C1719">
        <w:rPr>
          <w:sz w:val="24"/>
          <w:szCs w:val="24"/>
        </w:rPr>
        <w:t xml:space="preserve">reas of </w:t>
      </w:r>
      <w:del w:id="616" w:author="Richard Merrick" w:date="2015-06-14T15:29:00Z">
        <w:r w:rsidR="00BF4AE7" w:rsidRPr="003C1719" w:rsidDel="00870602">
          <w:rPr>
            <w:sz w:val="24"/>
            <w:szCs w:val="24"/>
          </w:rPr>
          <w:delText xml:space="preserve">focus </w:delText>
        </w:r>
      </w:del>
      <w:ins w:id="617" w:author="Richard Merrick" w:date="2015-06-14T15:29:00Z">
        <w:r w:rsidR="00870602">
          <w:rPr>
            <w:sz w:val="24"/>
            <w:szCs w:val="24"/>
          </w:rPr>
          <w:t>high priority</w:t>
        </w:r>
        <w:r w:rsidR="00870602" w:rsidRPr="003C1719">
          <w:rPr>
            <w:sz w:val="24"/>
            <w:szCs w:val="24"/>
          </w:rPr>
          <w:t xml:space="preserve"> </w:t>
        </w:r>
      </w:ins>
      <w:r w:rsidR="00BF4AE7" w:rsidRPr="003C1719">
        <w:rPr>
          <w:sz w:val="24"/>
          <w:szCs w:val="24"/>
        </w:rPr>
        <w:t xml:space="preserve">include: </w:t>
      </w:r>
    </w:p>
    <w:p w14:paraId="4D954D85" w14:textId="77777777" w:rsidR="00126584" w:rsidRDefault="00126584" w:rsidP="00DB339C">
      <w:pPr>
        <w:autoSpaceDE w:val="0"/>
        <w:autoSpaceDN w:val="0"/>
        <w:adjustRightInd w:val="0"/>
        <w:spacing w:after="0" w:line="240" w:lineRule="auto"/>
        <w:rPr>
          <w:sz w:val="24"/>
          <w:szCs w:val="24"/>
        </w:rPr>
      </w:pPr>
    </w:p>
    <w:p w14:paraId="50AB267C" w14:textId="76E24952" w:rsidR="00520054" w:rsidRDefault="00520054" w:rsidP="00520054">
      <w:pPr>
        <w:pStyle w:val="ListParagraph"/>
        <w:numPr>
          <w:ilvl w:val="0"/>
          <w:numId w:val="6"/>
        </w:numPr>
        <w:autoSpaceDE w:val="0"/>
        <w:autoSpaceDN w:val="0"/>
        <w:adjustRightInd w:val="0"/>
        <w:spacing w:after="0" w:line="240" w:lineRule="auto"/>
        <w:rPr>
          <w:ins w:id="618" w:author="Richard Merrick" w:date="2015-06-14T15:28:00Z"/>
          <w:sz w:val="24"/>
          <w:szCs w:val="24"/>
        </w:rPr>
      </w:pPr>
      <w:ins w:id="619" w:author="Richard Merrick" w:date="2015-06-14T15:14:00Z">
        <w:r>
          <w:rPr>
            <w:sz w:val="24"/>
            <w:szCs w:val="24"/>
          </w:rPr>
          <w:t>Conduct</w:t>
        </w:r>
      </w:ins>
      <w:ins w:id="620" w:author="Richard Merrick" w:date="2015-06-14T15:30:00Z">
        <w:r w:rsidR="00870602">
          <w:rPr>
            <w:sz w:val="24"/>
            <w:szCs w:val="24"/>
          </w:rPr>
          <w:t xml:space="preserve"> of</w:t>
        </w:r>
      </w:ins>
      <w:ins w:id="621" w:author="Richard Merrick" w:date="2015-06-14T15:14:00Z">
        <w:r>
          <w:rPr>
            <w:sz w:val="24"/>
            <w:szCs w:val="24"/>
          </w:rPr>
          <w:t xml:space="preserve"> broad-scale marine mammal surveys on the Atlantic and Pacific </w:t>
        </w:r>
        <w:r w:rsidR="00F36DC3">
          <w:rPr>
            <w:sz w:val="24"/>
            <w:szCs w:val="24"/>
          </w:rPr>
          <w:t xml:space="preserve">Ocean coasts, </w:t>
        </w:r>
        <w:r>
          <w:rPr>
            <w:sz w:val="24"/>
            <w:szCs w:val="24"/>
          </w:rPr>
          <w:t>the Western Pacific</w:t>
        </w:r>
      </w:ins>
      <w:ins w:id="622" w:author="Richard Merrick" w:date="2015-06-14T21:20:00Z">
        <w:r w:rsidR="00F36DC3">
          <w:rPr>
            <w:sz w:val="24"/>
            <w:szCs w:val="24"/>
          </w:rPr>
          <w:t>, and in Alaska</w:t>
        </w:r>
      </w:ins>
      <w:ins w:id="623" w:author="Richard Merrick" w:date="2015-06-14T15:30:00Z">
        <w:r w:rsidR="00870602">
          <w:rPr>
            <w:sz w:val="24"/>
            <w:szCs w:val="24"/>
          </w:rPr>
          <w:t xml:space="preserve"> as identified</w:t>
        </w:r>
      </w:ins>
      <w:ins w:id="624" w:author="Richard Merrick" w:date="2015-06-14T15:31:00Z">
        <w:r w:rsidR="00870602">
          <w:rPr>
            <w:sz w:val="24"/>
            <w:szCs w:val="24"/>
          </w:rPr>
          <w:t xml:space="preserve"> </w:t>
        </w:r>
      </w:ins>
      <w:ins w:id="625" w:author="Richard Merrick" w:date="2015-06-14T15:30:00Z">
        <w:r w:rsidR="00870602">
          <w:rPr>
            <w:sz w:val="24"/>
            <w:szCs w:val="24"/>
          </w:rPr>
          <w:t>in the FY16 Fleet and Aircraft Allocation Plans</w:t>
        </w:r>
      </w:ins>
      <w:ins w:id="626" w:author="Richard Merrick" w:date="2015-06-14T15:28:00Z">
        <w:r w:rsidR="00870602">
          <w:rPr>
            <w:sz w:val="24"/>
            <w:szCs w:val="24"/>
          </w:rPr>
          <w:t>;</w:t>
        </w:r>
      </w:ins>
    </w:p>
    <w:p w14:paraId="34E8B1BE" w14:textId="6769C39B" w:rsidR="00870602" w:rsidRDefault="00870602" w:rsidP="00520054">
      <w:pPr>
        <w:pStyle w:val="ListParagraph"/>
        <w:numPr>
          <w:ilvl w:val="0"/>
          <w:numId w:val="6"/>
        </w:numPr>
        <w:autoSpaceDE w:val="0"/>
        <w:autoSpaceDN w:val="0"/>
        <w:adjustRightInd w:val="0"/>
        <w:spacing w:after="0" w:line="240" w:lineRule="auto"/>
        <w:rPr>
          <w:ins w:id="627" w:author="Richard Merrick" w:date="2015-06-14T15:14:00Z"/>
          <w:sz w:val="24"/>
          <w:szCs w:val="24"/>
        </w:rPr>
      </w:pPr>
      <w:ins w:id="628" w:author="Richard Merrick" w:date="2015-06-14T15:28:00Z">
        <w:r>
          <w:rPr>
            <w:sz w:val="24"/>
            <w:szCs w:val="24"/>
          </w:rPr>
          <w:t xml:space="preserve">Development and </w:t>
        </w:r>
      </w:ins>
      <w:ins w:id="629" w:author="Richard Merrick" w:date="2015-06-14T15:34:00Z">
        <w:r w:rsidR="009C677E">
          <w:rPr>
            <w:sz w:val="24"/>
            <w:szCs w:val="24"/>
          </w:rPr>
          <w:t xml:space="preserve">regional </w:t>
        </w:r>
      </w:ins>
      <w:ins w:id="630" w:author="Richard Merrick" w:date="2015-06-14T15:28:00Z">
        <w:r>
          <w:rPr>
            <w:sz w:val="24"/>
            <w:szCs w:val="24"/>
          </w:rPr>
          <w:t xml:space="preserve">application of a </w:t>
        </w:r>
      </w:ins>
      <w:ins w:id="631" w:author="Richard Merrick" w:date="2015-06-14T15:29:00Z">
        <w:r>
          <w:rPr>
            <w:sz w:val="24"/>
            <w:szCs w:val="24"/>
          </w:rPr>
          <w:t>tool for the assessment the V</w:t>
        </w:r>
      </w:ins>
      <w:ins w:id="632" w:author="Richard Merrick" w:date="2015-06-14T15:28:00Z">
        <w:r>
          <w:rPr>
            <w:sz w:val="24"/>
            <w:szCs w:val="24"/>
          </w:rPr>
          <w:t xml:space="preserve">ulnerability </w:t>
        </w:r>
      </w:ins>
      <w:ins w:id="633" w:author="Richard Merrick" w:date="2015-06-14T15:29:00Z">
        <w:r>
          <w:rPr>
            <w:sz w:val="24"/>
            <w:szCs w:val="24"/>
          </w:rPr>
          <w:t>of protected resources to climate change;</w:t>
        </w:r>
      </w:ins>
      <w:ins w:id="634" w:author="Richard Merrick" w:date="2015-06-14T15:28:00Z">
        <w:r>
          <w:rPr>
            <w:sz w:val="24"/>
            <w:szCs w:val="24"/>
          </w:rPr>
          <w:t xml:space="preserve"> </w:t>
        </w:r>
      </w:ins>
    </w:p>
    <w:p w14:paraId="73CBCB31" w14:textId="7D34E691" w:rsidR="00BF63A6" w:rsidDel="00870602" w:rsidRDefault="00BF63A6" w:rsidP="001C2B83">
      <w:pPr>
        <w:pStyle w:val="ListParagraph"/>
        <w:numPr>
          <w:ilvl w:val="0"/>
          <w:numId w:val="6"/>
        </w:numPr>
        <w:autoSpaceDE w:val="0"/>
        <w:autoSpaceDN w:val="0"/>
        <w:adjustRightInd w:val="0"/>
        <w:spacing w:after="0" w:line="240" w:lineRule="auto"/>
        <w:rPr>
          <w:del w:id="635" w:author="Richard Merrick" w:date="2015-06-14T15:29:00Z"/>
          <w:sz w:val="24"/>
          <w:szCs w:val="24"/>
        </w:rPr>
      </w:pPr>
      <w:del w:id="636" w:author="Richard Merrick" w:date="2015-06-14T15:29:00Z">
        <w:r w:rsidDel="00870602">
          <w:rPr>
            <w:sz w:val="24"/>
            <w:szCs w:val="24"/>
          </w:rPr>
          <w:delText>B</w:delText>
        </w:r>
        <w:r w:rsidR="00BF4AE7" w:rsidRPr="005C42BB" w:rsidDel="00870602">
          <w:rPr>
            <w:sz w:val="24"/>
            <w:szCs w:val="24"/>
          </w:rPr>
          <w:delText>ycatch reduction research</w:delText>
        </w:r>
        <w:r w:rsidR="009820D5" w:rsidDel="00870602">
          <w:rPr>
            <w:sz w:val="24"/>
            <w:szCs w:val="24"/>
          </w:rPr>
          <w:delText>.</w:delText>
        </w:r>
        <w:r w:rsidR="00BF4AE7" w:rsidRPr="005C42BB" w:rsidDel="00870602">
          <w:rPr>
            <w:sz w:val="24"/>
            <w:szCs w:val="24"/>
          </w:rPr>
          <w:delText xml:space="preserve"> </w:delText>
        </w:r>
      </w:del>
    </w:p>
    <w:p w14:paraId="6C3F1BDF" w14:textId="6B264BC2" w:rsidR="00BF63A6" w:rsidRDefault="00BF63A6" w:rsidP="001C2B83">
      <w:pPr>
        <w:pStyle w:val="ListParagraph"/>
        <w:numPr>
          <w:ilvl w:val="0"/>
          <w:numId w:val="6"/>
        </w:numPr>
        <w:autoSpaceDE w:val="0"/>
        <w:autoSpaceDN w:val="0"/>
        <w:adjustRightInd w:val="0"/>
        <w:spacing w:after="0" w:line="240" w:lineRule="auto"/>
        <w:rPr>
          <w:sz w:val="24"/>
          <w:szCs w:val="24"/>
        </w:rPr>
      </w:pPr>
      <w:r>
        <w:rPr>
          <w:sz w:val="24"/>
          <w:szCs w:val="24"/>
        </w:rPr>
        <w:t>E</w:t>
      </w:r>
      <w:r w:rsidR="00BF4AE7" w:rsidRPr="005C42BB">
        <w:rPr>
          <w:sz w:val="24"/>
          <w:szCs w:val="24"/>
        </w:rPr>
        <w:t>valuati</w:t>
      </w:r>
      <w:r w:rsidR="000B0EA4" w:rsidRPr="005C42BB">
        <w:rPr>
          <w:sz w:val="24"/>
          <w:szCs w:val="24"/>
        </w:rPr>
        <w:t>o</w:t>
      </w:r>
      <w:r w:rsidR="00BF4AE7" w:rsidRPr="005C42BB">
        <w:rPr>
          <w:sz w:val="24"/>
          <w:szCs w:val="24"/>
        </w:rPr>
        <w:t>n</w:t>
      </w:r>
      <w:r w:rsidR="000B0EA4" w:rsidRPr="005C42BB">
        <w:rPr>
          <w:sz w:val="24"/>
          <w:szCs w:val="24"/>
        </w:rPr>
        <w:t xml:space="preserve"> of</w:t>
      </w:r>
      <w:r w:rsidR="00BF4AE7" w:rsidRPr="005C42BB">
        <w:rPr>
          <w:sz w:val="24"/>
          <w:szCs w:val="24"/>
        </w:rPr>
        <w:t xml:space="preserve"> the impacts of the changing ocean </w:t>
      </w:r>
      <w:r w:rsidR="008628AC" w:rsidRPr="005C42BB">
        <w:rPr>
          <w:sz w:val="24"/>
          <w:szCs w:val="24"/>
        </w:rPr>
        <w:t xml:space="preserve">and habitat </w:t>
      </w:r>
      <w:r w:rsidR="00BF4AE7" w:rsidRPr="005C42BB">
        <w:rPr>
          <w:sz w:val="24"/>
          <w:szCs w:val="24"/>
        </w:rPr>
        <w:t xml:space="preserve">conditions </w:t>
      </w:r>
      <w:r w:rsidR="006D5183" w:rsidRPr="005C42BB">
        <w:rPr>
          <w:sz w:val="24"/>
          <w:szCs w:val="24"/>
        </w:rPr>
        <w:t xml:space="preserve">on protected species </w:t>
      </w:r>
      <w:r w:rsidR="00BF4AE7" w:rsidRPr="005C42BB">
        <w:rPr>
          <w:sz w:val="24"/>
          <w:szCs w:val="24"/>
        </w:rPr>
        <w:t xml:space="preserve">in </w:t>
      </w:r>
      <w:r w:rsidR="008628AC" w:rsidRPr="005C42BB">
        <w:rPr>
          <w:sz w:val="24"/>
          <w:szCs w:val="24"/>
        </w:rPr>
        <w:t xml:space="preserve">high latitudes </w:t>
      </w:r>
      <w:r w:rsidR="00BF4AE7" w:rsidRPr="005C42BB">
        <w:rPr>
          <w:sz w:val="24"/>
          <w:szCs w:val="24"/>
        </w:rPr>
        <w:t>(e.g.,</w:t>
      </w:r>
      <w:r w:rsidR="008628AC" w:rsidRPr="005C42BB">
        <w:rPr>
          <w:sz w:val="24"/>
          <w:szCs w:val="24"/>
        </w:rPr>
        <w:t xml:space="preserve"> </w:t>
      </w:r>
      <w:r w:rsidR="00BF4AE7" w:rsidRPr="005C42BB">
        <w:rPr>
          <w:sz w:val="24"/>
          <w:szCs w:val="24"/>
        </w:rPr>
        <w:t>loss of sea ice, warming temperatures, increasing acidification)</w:t>
      </w:r>
      <w:ins w:id="637" w:author="Richard Merrick" w:date="2015-06-14T15:34:00Z">
        <w:r w:rsidR="009C677E">
          <w:rPr>
            <w:sz w:val="24"/>
            <w:szCs w:val="24"/>
          </w:rPr>
          <w:t>;</w:t>
        </w:r>
      </w:ins>
      <w:del w:id="638" w:author="Richard Merrick" w:date="2015-06-14T15:34:00Z">
        <w:r w:rsidR="009820D5" w:rsidDel="009C677E">
          <w:rPr>
            <w:sz w:val="24"/>
            <w:szCs w:val="24"/>
          </w:rPr>
          <w:delText>.</w:delText>
        </w:r>
      </w:del>
      <w:r w:rsidR="00BF4AE7" w:rsidRPr="005C42BB">
        <w:rPr>
          <w:sz w:val="24"/>
          <w:szCs w:val="24"/>
        </w:rPr>
        <w:t xml:space="preserve"> </w:t>
      </w:r>
    </w:p>
    <w:p w14:paraId="4C1D2AA1" w14:textId="4E661B36" w:rsidR="00BF63A6" w:rsidRDefault="00BF63A6" w:rsidP="001C2B83">
      <w:pPr>
        <w:pStyle w:val="ListParagraph"/>
        <w:numPr>
          <w:ilvl w:val="0"/>
          <w:numId w:val="6"/>
        </w:numPr>
        <w:autoSpaceDE w:val="0"/>
        <w:autoSpaceDN w:val="0"/>
        <w:adjustRightInd w:val="0"/>
        <w:spacing w:after="0" w:line="240" w:lineRule="auto"/>
        <w:rPr>
          <w:sz w:val="24"/>
          <w:szCs w:val="24"/>
        </w:rPr>
      </w:pPr>
      <w:r>
        <w:rPr>
          <w:sz w:val="24"/>
          <w:szCs w:val="24"/>
        </w:rPr>
        <w:t>U</w:t>
      </w:r>
      <w:r w:rsidR="00912F98" w:rsidRPr="005C42BB">
        <w:rPr>
          <w:sz w:val="24"/>
          <w:szCs w:val="24"/>
        </w:rPr>
        <w:t>nderstanding the impacts of specific sound sources on protected species</w:t>
      </w:r>
      <w:ins w:id="639" w:author="Richard Merrick" w:date="2015-06-14T15:14:00Z">
        <w:r w:rsidR="00520054">
          <w:rPr>
            <w:sz w:val="24"/>
            <w:szCs w:val="24"/>
          </w:rPr>
          <w:t xml:space="preserve"> including implementation of the Ocean Noise Reference Station Network</w:t>
        </w:r>
      </w:ins>
      <w:ins w:id="640" w:author="Richard Merrick" w:date="2015-06-14T15:35:00Z">
        <w:r w:rsidR="008C3AFD">
          <w:rPr>
            <w:sz w:val="24"/>
            <w:szCs w:val="24"/>
          </w:rPr>
          <w:t xml:space="preserve">; </w:t>
        </w:r>
      </w:ins>
      <w:del w:id="641" w:author="Richard Merrick" w:date="2015-06-14T15:35:00Z">
        <w:r w:rsidR="009820D5" w:rsidDel="008C3AFD">
          <w:rPr>
            <w:sz w:val="24"/>
            <w:szCs w:val="24"/>
          </w:rPr>
          <w:delText>.</w:delText>
        </w:r>
        <w:r w:rsidR="00BF4AE7" w:rsidRPr="005C42BB" w:rsidDel="008C3AFD">
          <w:rPr>
            <w:sz w:val="24"/>
            <w:szCs w:val="24"/>
          </w:rPr>
          <w:delText xml:space="preserve"> </w:delText>
        </w:r>
      </w:del>
    </w:p>
    <w:p w14:paraId="15F93CA1" w14:textId="0EF2C3DD" w:rsidR="00BF63A6" w:rsidRDefault="00BF63A6" w:rsidP="001C2B83">
      <w:pPr>
        <w:pStyle w:val="ListParagraph"/>
        <w:numPr>
          <w:ilvl w:val="0"/>
          <w:numId w:val="6"/>
        </w:numPr>
        <w:autoSpaceDE w:val="0"/>
        <w:autoSpaceDN w:val="0"/>
        <w:adjustRightInd w:val="0"/>
        <w:spacing w:after="0" w:line="240" w:lineRule="auto"/>
        <w:rPr>
          <w:sz w:val="24"/>
          <w:szCs w:val="24"/>
        </w:rPr>
      </w:pPr>
      <w:r>
        <w:rPr>
          <w:sz w:val="24"/>
          <w:szCs w:val="24"/>
        </w:rPr>
        <w:t>C</w:t>
      </w:r>
      <w:r w:rsidR="005E627C" w:rsidRPr="005C42BB">
        <w:rPr>
          <w:sz w:val="24"/>
          <w:szCs w:val="24"/>
        </w:rPr>
        <w:t xml:space="preserve">ontinued </w:t>
      </w:r>
      <w:r w:rsidR="00BF4AE7" w:rsidRPr="005C42BB">
        <w:rPr>
          <w:sz w:val="24"/>
          <w:szCs w:val="24"/>
        </w:rPr>
        <w:t xml:space="preserve">development </w:t>
      </w:r>
      <w:r w:rsidR="005E627C" w:rsidRPr="005C42BB">
        <w:rPr>
          <w:sz w:val="24"/>
          <w:szCs w:val="24"/>
        </w:rPr>
        <w:t>of the Protected Species Toolbox</w:t>
      </w:r>
      <w:r w:rsidR="00597BED" w:rsidRPr="005C42BB">
        <w:rPr>
          <w:sz w:val="24"/>
          <w:szCs w:val="24"/>
        </w:rPr>
        <w:t xml:space="preserve"> to support ESA </w:t>
      </w:r>
      <w:r w:rsidR="005E627C" w:rsidRPr="005C42BB">
        <w:rPr>
          <w:sz w:val="24"/>
          <w:szCs w:val="24"/>
        </w:rPr>
        <w:t xml:space="preserve">and MMPA </w:t>
      </w:r>
      <w:r w:rsidR="00597BED" w:rsidRPr="005C42BB">
        <w:rPr>
          <w:sz w:val="24"/>
          <w:szCs w:val="24"/>
        </w:rPr>
        <w:t>decision-making</w:t>
      </w:r>
      <w:ins w:id="642" w:author="Richard Merrick" w:date="2015-06-14T15:35:00Z">
        <w:r w:rsidR="008C3AFD">
          <w:rPr>
            <w:sz w:val="24"/>
            <w:szCs w:val="24"/>
          </w:rPr>
          <w:t>; and</w:t>
        </w:r>
      </w:ins>
      <w:del w:id="643" w:author="Richard Merrick" w:date="2015-06-14T15:35:00Z">
        <w:r w:rsidR="009820D5" w:rsidDel="008C3AFD">
          <w:rPr>
            <w:sz w:val="24"/>
            <w:szCs w:val="24"/>
          </w:rPr>
          <w:delText>.</w:delText>
        </w:r>
        <w:r w:rsidR="00BF4AE7" w:rsidRPr="005C42BB" w:rsidDel="008C3AFD">
          <w:rPr>
            <w:sz w:val="24"/>
            <w:szCs w:val="24"/>
          </w:rPr>
          <w:delText xml:space="preserve"> </w:delText>
        </w:r>
      </w:del>
    </w:p>
    <w:p w14:paraId="1597B3AC" w14:textId="7F22F9EC" w:rsidR="00BF63A6" w:rsidDel="009C677E" w:rsidRDefault="00BF63A6">
      <w:pPr>
        <w:pStyle w:val="ListParagraph"/>
        <w:numPr>
          <w:ilvl w:val="0"/>
          <w:numId w:val="6"/>
        </w:numPr>
        <w:autoSpaceDE w:val="0"/>
        <w:autoSpaceDN w:val="0"/>
        <w:adjustRightInd w:val="0"/>
        <w:spacing w:after="0" w:line="240" w:lineRule="auto"/>
        <w:rPr>
          <w:del w:id="644" w:author="Richard Merrick" w:date="2015-06-14T15:34:00Z"/>
          <w:sz w:val="24"/>
          <w:szCs w:val="24"/>
        </w:rPr>
        <w:pPrChange w:id="645" w:author="Richard Merrick" w:date="2015-06-14T15:34:00Z">
          <w:pPr>
            <w:pStyle w:val="ListParagraph"/>
            <w:autoSpaceDE w:val="0"/>
            <w:autoSpaceDN w:val="0"/>
            <w:adjustRightInd w:val="0"/>
            <w:spacing w:after="0" w:line="240" w:lineRule="auto"/>
          </w:pPr>
        </w:pPrChange>
      </w:pPr>
      <w:r>
        <w:rPr>
          <w:sz w:val="24"/>
          <w:szCs w:val="24"/>
        </w:rPr>
        <w:t>D</w:t>
      </w:r>
      <w:r w:rsidR="000B0EA4" w:rsidRPr="005C42BB">
        <w:rPr>
          <w:sz w:val="24"/>
          <w:szCs w:val="24"/>
        </w:rPr>
        <w:t>evelopment of ecosystem models for anadromous fish management</w:t>
      </w:r>
      <w:r w:rsidR="009820D5">
        <w:rPr>
          <w:sz w:val="24"/>
          <w:szCs w:val="24"/>
        </w:rPr>
        <w:t>.</w:t>
      </w:r>
      <w:r w:rsidR="000B0EA4" w:rsidRPr="005C42BB">
        <w:rPr>
          <w:sz w:val="24"/>
          <w:szCs w:val="24"/>
        </w:rPr>
        <w:t xml:space="preserve"> </w:t>
      </w:r>
      <w:del w:id="646" w:author="Richard Merrick" w:date="2015-06-14T15:34:00Z">
        <w:r w:rsidR="000B0EA4" w:rsidRPr="005C42BB" w:rsidDel="009C677E">
          <w:rPr>
            <w:sz w:val="24"/>
            <w:szCs w:val="24"/>
          </w:rPr>
          <w:delText xml:space="preserve"> </w:delText>
        </w:r>
      </w:del>
    </w:p>
    <w:p w14:paraId="7EF46598" w14:textId="77777777" w:rsidR="009C677E" w:rsidRDefault="009C677E" w:rsidP="009C677E">
      <w:pPr>
        <w:pStyle w:val="ListParagraph"/>
        <w:numPr>
          <w:ilvl w:val="0"/>
          <w:numId w:val="6"/>
        </w:numPr>
        <w:autoSpaceDE w:val="0"/>
        <w:autoSpaceDN w:val="0"/>
        <w:adjustRightInd w:val="0"/>
        <w:spacing w:after="0" w:line="240" w:lineRule="auto"/>
        <w:rPr>
          <w:ins w:id="647" w:author="Richard Merrick" w:date="2015-06-14T15:34:00Z"/>
          <w:sz w:val="24"/>
          <w:szCs w:val="24"/>
        </w:rPr>
      </w:pPr>
    </w:p>
    <w:p w14:paraId="77D49663" w14:textId="1E75A8A2" w:rsidR="00BF63A6" w:rsidDel="009C677E" w:rsidRDefault="00BF63A6">
      <w:pPr>
        <w:pStyle w:val="ListParagraph"/>
        <w:autoSpaceDE w:val="0"/>
        <w:autoSpaceDN w:val="0"/>
        <w:adjustRightInd w:val="0"/>
        <w:spacing w:after="0" w:line="240" w:lineRule="auto"/>
        <w:rPr>
          <w:del w:id="648" w:author="Richard Merrick" w:date="2015-06-14T15:32:00Z"/>
          <w:sz w:val="24"/>
          <w:szCs w:val="24"/>
        </w:rPr>
        <w:pPrChange w:id="649" w:author="Richard Merrick" w:date="2015-06-14T15:34:00Z">
          <w:pPr>
            <w:pStyle w:val="ListParagraph"/>
            <w:numPr>
              <w:numId w:val="6"/>
            </w:numPr>
            <w:autoSpaceDE w:val="0"/>
            <w:autoSpaceDN w:val="0"/>
            <w:adjustRightInd w:val="0"/>
            <w:spacing w:after="0" w:line="240" w:lineRule="auto"/>
            <w:ind w:hanging="360"/>
          </w:pPr>
        </w:pPrChange>
      </w:pPr>
      <w:del w:id="650" w:author="Richard Merrick" w:date="2015-06-14T15:32:00Z">
        <w:r w:rsidDel="009C677E">
          <w:rPr>
            <w:sz w:val="24"/>
            <w:szCs w:val="24"/>
          </w:rPr>
          <w:delText>D</w:delText>
        </w:r>
        <w:r w:rsidR="000B0EA4" w:rsidRPr="005C42BB" w:rsidDel="009C677E">
          <w:rPr>
            <w:sz w:val="24"/>
            <w:szCs w:val="24"/>
          </w:rPr>
          <w:delText>evelopment of methods and appropriate metrics relating habitat</w:delText>
        </w:r>
        <w:r w:rsidR="00E41615" w:rsidRPr="005C42BB" w:rsidDel="009C677E">
          <w:rPr>
            <w:sz w:val="24"/>
            <w:szCs w:val="24"/>
          </w:rPr>
          <w:delText xml:space="preserve"> conservation and</w:delText>
        </w:r>
        <w:r w:rsidR="000B0EA4" w:rsidRPr="005C42BB" w:rsidDel="009C677E">
          <w:rPr>
            <w:sz w:val="24"/>
            <w:szCs w:val="24"/>
          </w:rPr>
          <w:delText xml:space="preserve"> restoration </w:delText>
        </w:r>
        <w:r w:rsidR="008C7A79" w:rsidDel="009C677E">
          <w:rPr>
            <w:sz w:val="24"/>
            <w:szCs w:val="24"/>
          </w:rPr>
          <w:delText xml:space="preserve">to </w:delText>
        </w:r>
        <w:r w:rsidR="00912F98" w:rsidRPr="005C42BB" w:rsidDel="009C677E">
          <w:rPr>
            <w:sz w:val="24"/>
            <w:szCs w:val="24"/>
          </w:rPr>
          <w:delText xml:space="preserve">protected species </w:delText>
        </w:r>
        <w:r w:rsidR="000B0EA4" w:rsidRPr="005C42BB" w:rsidDel="009C677E">
          <w:rPr>
            <w:sz w:val="24"/>
            <w:szCs w:val="24"/>
          </w:rPr>
          <w:delText>population</w:delText>
        </w:r>
        <w:r w:rsidR="00912F98" w:rsidRPr="005C42BB" w:rsidDel="009C677E">
          <w:rPr>
            <w:sz w:val="24"/>
            <w:szCs w:val="24"/>
          </w:rPr>
          <w:delText xml:space="preserve"> changes</w:delText>
        </w:r>
        <w:r w:rsidR="009820D5" w:rsidDel="009C677E">
          <w:rPr>
            <w:sz w:val="24"/>
            <w:szCs w:val="24"/>
          </w:rPr>
          <w:delText>.</w:delText>
        </w:r>
        <w:r w:rsidR="00BF4AE7" w:rsidRPr="005C42BB" w:rsidDel="009C677E">
          <w:rPr>
            <w:sz w:val="24"/>
            <w:szCs w:val="24"/>
          </w:rPr>
          <w:delText xml:space="preserve"> </w:delText>
        </w:r>
      </w:del>
    </w:p>
    <w:p w14:paraId="7CF12E41" w14:textId="2C937713" w:rsidR="00C14CD0" w:rsidRPr="009C677E" w:rsidDel="00520054" w:rsidRDefault="00BF63A6">
      <w:pPr>
        <w:pStyle w:val="ListParagraph"/>
        <w:autoSpaceDE w:val="0"/>
        <w:autoSpaceDN w:val="0"/>
        <w:adjustRightInd w:val="0"/>
        <w:spacing w:after="0" w:line="240" w:lineRule="auto"/>
        <w:rPr>
          <w:del w:id="651" w:author="Richard Merrick" w:date="2015-06-14T15:14:00Z"/>
          <w:sz w:val="24"/>
          <w:szCs w:val="24"/>
          <w:rPrChange w:id="652" w:author="Richard Merrick" w:date="2015-06-14T15:33:00Z">
            <w:rPr>
              <w:del w:id="653" w:author="Richard Merrick" w:date="2015-06-14T15:14:00Z"/>
            </w:rPr>
          </w:rPrChange>
        </w:rPr>
        <w:pPrChange w:id="654" w:author="Richard Merrick" w:date="2015-06-14T15:34:00Z">
          <w:pPr>
            <w:pStyle w:val="ListParagraph"/>
            <w:numPr>
              <w:numId w:val="6"/>
            </w:numPr>
            <w:autoSpaceDE w:val="0"/>
            <w:autoSpaceDN w:val="0"/>
            <w:adjustRightInd w:val="0"/>
            <w:spacing w:after="0" w:line="240" w:lineRule="auto"/>
            <w:ind w:hanging="360"/>
          </w:pPr>
        </w:pPrChange>
      </w:pPr>
      <w:del w:id="655" w:author="Richard Merrick" w:date="2015-06-14T15:33:00Z">
        <w:r w:rsidRPr="009C677E" w:rsidDel="009C677E">
          <w:rPr>
            <w:sz w:val="24"/>
            <w:szCs w:val="24"/>
            <w:rPrChange w:id="656" w:author="Richard Merrick" w:date="2015-06-14T15:33:00Z">
              <w:rPr/>
            </w:rPrChange>
          </w:rPr>
          <w:delText>D</w:delText>
        </w:r>
        <w:r w:rsidR="00BF4AE7" w:rsidRPr="009C677E" w:rsidDel="009C677E">
          <w:rPr>
            <w:sz w:val="24"/>
            <w:szCs w:val="24"/>
            <w:rPrChange w:id="657" w:author="Richard Merrick" w:date="2015-06-14T15:33:00Z">
              <w:rPr/>
            </w:rPrChange>
          </w:rPr>
          <w:delText xml:space="preserve">evelopment of a sound science program for investigating ecosystem health in the Gulf of Mexico under the RESTORE Science program. </w:delText>
        </w:r>
      </w:del>
    </w:p>
    <w:p w14:paraId="0717B8C1" w14:textId="77777777" w:rsidR="000F3D12" w:rsidDel="009C677E" w:rsidRDefault="000F3D12">
      <w:pPr>
        <w:pStyle w:val="ListParagraph"/>
        <w:autoSpaceDE w:val="0"/>
        <w:autoSpaceDN w:val="0"/>
        <w:adjustRightInd w:val="0"/>
        <w:spacing w:after="0" w:line="240" w:lineRule="auto"/>
        <w:rPr>
          <w:del w:id="658" w:author="Richard Merrick" w:date="2015-06-14T15:33:00Z"/>
          <w:sz w:val="24"/>
          <w:szCs w:val="24"/>
        </w:rPr>
        <w:pPrChange w:id="659" w:author="Richard Merrick" w:date="2015-06-14T15:34:00Z">
          <w:pPr>
            <w:autoSpaceDE w:val="0"/>
            <w:autoSpaceDN w:val="0"/>
            <w:adjustRightInd w:val="0"/>
            <w:spacing w:after="0" w:line="240" w:lineRule="auto"/>
          </w:pPr>
        </w:pPrChange>
      </w:pPr>
    </w:p>
    <w:p w14:paraId="1FA38BEF" w14:textId="77777777" w:rsidR="009C677E" w:rsidRDefault="009C677E" w:rsidP="009C677E">
      <w:pPr>
        <w:pStyle w:val="ListParagraph"/>
        <w:autoSpaceDE w:val="0"/>
        <w:autoSpaceDN w:val="0"/>
        <w:adjustRightInd w:val="0"/>
        <w:spacing w:after="0" w:line="240" w:lineRule="auto"/>
        <w:rPr>
          <w:ins w:id="660" w:author="Richard Merrick" w:date="2015-06-14T15:33:00Z"/>
        </w:rPr>
      </w:pPr>
    </w:p>
    <w:p w14:paraId="14AC5A85" w14:textId="49587F8C" w:rsidR="008C3AFD" w:rsidRDefault="008C3AFD" w:rsidP="004B20F7">
      <w:pPr>
        <w:spacing w:after="0" w:line="240" w:lineRule="auto"/>
        <w:rPr>
          <w:ins w:id="661" w:author="Richard Merrick" w:date="2015-06-14T15:36:00Z"/>
          <w:sz w:val="24"/>
          <w:szCs w:val="24"/>
        </w:rPr>
      </w:pPr>
      <w:ins w:id="662" w:author="Richard Merrick" w:date="2015-06-14T15:36:00Z">
        <w:r w:rsidRPr="005C42BB">
          <w:rPr>
            <w:sz w:val="24"/>
            <w:szCs w:val="24"/>
          </w:rPr>
          <w:t xml:space="preserve">Climate change effects are a particular concern to </w:t>
        </w:r>
        <w:r>
          <w:rPr>
            <w:sz w:val="24"/>
            <w:szCs w:val="24"/>
          </w:rPr>
          <w:t>us</w:t>
        </w:r>
        <w:r w:rsidRPr="005C42BB">
          <w:rPr>
            <w:sz w:val="24"/>
            <w:szCs w:val="24"/>
          </w:rPr>
          <w:t xml:space="preserve"> because they can affect the productivity and distribution of protected resources. In </w:t>
        </w:r>
        <w:r>
          <w:rPr>
            <w:sz w:val="24"/>
            <w:szCs w:val="24"/>
          </w:rPr>
          <w:t>FY 2016</w:t>
        </w:r>
        <w:r w:rsidRPr="005C42BB">
          <w:rPr>
            <w:sz w:val="24"/>
            <w:szCs w:val="24"/>
          </w:rPr>
          <w:t>, we will continue to identify and begin to implement options for incorporating climate information into vulnerability analyses, stock assessments, and ESA consultations.</w:t>
        </w:r>
      </w:ins>
    </w:p>
    <w:p w14:paraId="34178A66" w14:textId="33195897" w:rsidR="00FC39DC" w:rsidRPr="003C1719" w:rsidDel="008C3AFD" w:rsidRDefault="000F3D12" w:rsidP="00DB339C">
      <w:pPr>
        <w:autoSpaceDE w:val="0"/>
        <w:autoSpaceDN w:val="0"/>
        <w:adjustRightInd w:val="0"/>
        <w:spacing w:after="0" w:line="240" w:lineRule="auto"/>
        <w:rPr>
          <w:del w:id="663" w:author="Richard Merrick" w:date="2015-06-14T15:35:00Z"/>
          <w:sz w:val="24"/>
          <w:szCs w:val="24"/>
        </w:rPr>
      </w:pPr>
      <w:del w:id="664" w:author="Richard Merrick" w:date="2015-06-14T15:35:00Z">
        <w:r w:rsidDel="008C3AFD">
          <w:rPr>
            <w:sz w:val="24"/>
            <w:szCs w:val="24"/>
          </w:rPr>
          <w:delText>To advance these activities, a</w:delText>
        </w:r>
        <w:r w:rsidR="00BF4AE7" w:rsidRPr="005C42BB" w:rsidDel="008C3AFD">
          <w:rPr>
            <w:sz w:val="24"/>
            <w:szCs w:val="24"/>
          </w:rPr>
          <w:delText xml:space="preserve">dditional </w:delText>
        </w:r>
        <w:r w:rsidR="005E627C" w:rsidRPr="005C42BB" w:rsidDel="008C3AFD">
          <w:rPr>
            <w:sz w:val="24"/>
            <w:szCs w:val="24"/>
          </w:rPr>
          <w:delText xml:space="preserve">data </w:delText>
        </w:r>
        <w:r w:rsidR="00BF4AE7" w:rsidRPr="005C42BB" w:rsidDel="008C3AFD">
          <w:rPr>
            <w:sz w:val="24"/>
            <w:szCs w:val="24"/>
          </w:rPr>
          <w:delText>and tools need to be developed to evaluate threats to species currently listed or being considered for listing under the ESA</w:delText>
        </w:r>
        <w:r w:rsidR="008C7A79" w:rsidDel="008C3AFD">
          <w:rPr>
            <w:sz w:val="24"/>
            <w:szCs w:val="24"/>
          </w:rPr>
          <w:delText xml:space="preserve"> </w:delText>
        </w:r>
        <w:r w:rsidR="008C7A79" w:rsidRPr="005C42BB" w:rsidDel="008C3AFD">
          <w:rPr>
            <w:sz w:val="24"/>
            <w:szCs w:val="24"/>
          </w:rPr>
          <w:delText>(e.g., shallow and deep water corals, fish)</w:delText>
        </w:r>
        <w:r w:rsidR="00BF4AE7" w:rsidRPr="005C42BB" w:rsidDel="008C3AFD">
          <w:rPr>
            <w:sz w:val="24"/>
            <w:szCs w:val="24"/>
          </w:rPr>
          <w:delText xml:space="preserve">.   </w:delText>
        </w:r>
      </w:del>
    </w:p>
    <w:p w14:paraId="06252D12" w14:textId="77777777" w:rsidR="006103EB" w:rsidRDefault="006103EB" w:rsidP="004B20F7">
      <w:pPr>
        <w:spacing w:after="0" w:line="240" w:lineRule="auto"/>
        <w:rPr>
          <w:sz w:val="24"/>
          <w:szCs w:val="24"/>
        </w:rPr>
      </w:pPr>
    </w:p>
    <w:p w14:paraId="5B3EBFFD" w14:textId="77777777" w:rsidR="003168DE" w:rsidRPr="003168DE" w:rsidRDefault="003168DE" w:rsidP="003168DE">
      <w:pPr>
        <w:autoSpaceDE w:val="0"/>
        <w:autoSpaceDN w:val="0"/>
        <w:adjustRightInd w:val="0"/>
        <w:spacing w:after="120" w:line="240" w:lineRule="auto"/>
        <w:rPr>
          <w:b/>
          <w:i/>
          <w:sz w:val="24"/>
          <w:szCs w:val="24"/>
          <w:highlight w:val="cyan"/>
        </w:rPr>
      </w:pPr>
      <w:r w:rsidRPr="003168DE">
        <w:rPr>
          <w:b/>
          <w:i/>
          <w:sz w:val="24"/>
          <w:szCs w:val="24"/>
        </w:rPr>
        <w:t xml:space="preserve">Focusing Habitat Efforts for Recovery and Conservation of Protected </w:t>
      </w:r>
      <w:r w:rsidR="00A16CF6">
        <w:rPr>
          <w:b/>
          <w:i/>
          <w:sz w:val="24"/>
          <w:szCs w:val="24"/>
        </w:rPr>
        <w:t>Species</w:t>
      </w:r>
    </w:p>
    <w:p w14:paraId="11582C72" w14:textId="3A6BB01D" w:rsidR="00455165" w:rsidRPr="00BA2EFA" w:rsidRDefault="00455165" w:rsidP="00455165">
      <w:pPr>
        <w:autoSpaceDE w:val="0"/>
        <w:autoSpaceDN w:val="0"/>
        <w:adjustRightInd w:val="0"/>
        <w:spacing w:after="0" w:line="240" w:lineRule="auto"/>
        <w:rPr>
          <w:sz w:val="24"/>
          <w:szCs w:val="24"/>
        </w:rPr>
      </w:pPr>
      <w:r>
        <w:rPr>
          <w:sz w:val="24"/>
          <w:szCs w:val="24"/>
        </w:rPr>
        <w:t xml:space="preserve">Habitat protection and restoration of critical habitat play an important role in supporting recovery and conservation of protected species.  NOAA Fisheries will continue to focus activities on habitat conservation priorities and objectives that will contribute to the recovery and conservation of protected species such as salmon, coral, and sturgeon. </w:t>
      </w:r>
      <w:r w:rsidR="000F3D12">
        <w:rPr>
          <w:sz w:val="24"/>
          <w:szCs w:val="24"/>
        </w:rPr>
        <w:t>T</w:t>
      </w:r>
      <w:r w:rsidRPr="00BA2EFA">
        <w:rPr>
          <w:sz w:val="24"/>
          <w:szCs w:val="24"/>
        </w:rPr>
        <w:t xml:space="preserve">he success of our management </w:t>
      </w:r>
      <w:r>
        <w:rPr>
          <w:sz w:val="24"/>
          <w:szCs w:val="24"/>
        </w:rPr>
        <w:t>actions</w:t>
      </w:r>
      <w:r w:rsidRPr="00BA2EFA">
        <w:rPr>
          <w:sz w:val="24"/>
          <w:szCs w:val="24"/>
        </w:rPr>
        <w:t xml:space="preserve"> is linked to </w:t>
      </w:r>
      <w:r>
        <w:rPr>
          <w:sz w:val="24"/>
          <w:szCs w:val="24"/>
        </w:rPr>
        <w:t xml:space="preserve">having healthy ecosystems and habitats that can </w:t>
      </w:r>
      <w:r w:rsidRPr="00BA2EFA">
        <w:rPr>
          <w:sz w:val="24"/>
          <w:szCs w:val="24"/>
        </w:rPr>
        <w:t xml:space="preserve">support </w:t>
      </w:r>
      <w:r>
        <w:rPr>
          <w:sz w:val="24"/>
          <w:szCs w:val="24"/>
        </w:rPr>
        <w:t xml:space="preserve">recovery of </w:t>
      </w:r>
      <w:r w:rsidRPr="00BA2EFA">
        <w:rPr>
          <w:sz w:val="24"/>
          <w:szCs w:val="24"/>
        </w:rPr>
        <w:t xml:space="preserve">living marine resources under our stewardship. </w:t>
      </w:r>
      <w:r>
        <w:rPr>
          <w:sz w:val="24"/>
          <w:szCs w:val="24"/>
        </w:rPr>
        <w:t>H</w:t>
      </w:r>
      <w:r w:rsidRPr="00BA2EFA">
        <w:rPr>
          <w:sz w:val="24"/>
          <w:szCs w:val="24"/>
        </w:rPr>
        <w:t xml:space="preserve">abitat challenges in </w:t>
      </w:r>
      <w:r w:rsidR="00760DE6">
        <w:rPr>
          <w:sz w:val="24"/>
          <w:szCs w:val="24"/>
        </w:rPr>
        <w:t xml:space="preserve">riverine, </w:t>
      </w:r>
      <w:r w:rsidRPr="00BA2EFA">
        <w:rPr>
          <w:sz w:val="24"/>
          <w:szCs w:val="24"/>
        </w:rPr>
        <w:lastRenderedPageBreak/>
        <w:t>coastal and ocean areas around the country are significant and pervasive, requiring better informed</w:t>
      </w:r>
      <w:r w:rsidR="000F3D12">
        <w:rPr>
          <w:sz w:val="24"/>
          <w:szCs w:val="24"/>
        </w:rPr>
        <w:t xml:space="preserve"> and</w:t>
      </w:r>
      <w:r w:rsidR="008C7A79">
        <w:rPr>
          <w:sz w:val="24"/>
          <w:szCs w:val="24"/>
        </w:rPr>
        <w:t xml:space="preserve"> </w:t>
      </w:r>
      <w:r w:rsidRPr="00BA2EFA">
        <w:rPr>
          <w:sz w:val="24"/>
          <w:szCs w:val="24"/>
        </w:rPr>
        <w:t>more strategic</w:t>
      </w:r>
      <w:r w:rsidR="008C7A79">
        <w:rPr>
          <w:sz w:val="24"/>
          <w:szCs w:val="24"/>
        </w:rPr>
        <w:t>,</w:t>
      </w:r>
      <w:r w:rsidRPr="00BA2EFA">
        <w:rPr>
          <w:sz w:val="24"/>
          <w:szCs w:val="24"/>
        </w:rPr>
        <w:t xml:space="preserve"> integrated response</w:t>
      </w:r>
      <w:r w:rsidR="00EC0CB9">
        <w:rPr>
          <w:sz w:val="24"/>
          <w:szCs w:val="24"/>
        </w:rPr>
        <w:t>s</w:t>
      </w:r>
      <w:r w:rsidRPr="00BA2EFA">
        <w:rPr>
          <w:sz w:val="24"/>
          <w:szCs w:val="24"/>
        </w:rPr>
        <w:t xml:space="preserve">. </w:t>
      </w:r>
    </w:p>
    <w:p w14:paraId="7EADDB97" w14:textId="77777777" w:rsidR="00455165" w:rsidRDefault="00455165" w:rsidP="00455165">
      <w:pPr>
        <w:autoSpaceDE w:val="0"/>
        <w:autoSpaceDN w:val="0"/>
        <w:adjustRightInd w:val="0"/>
        <w:spacing w:after="0" w:line="240" w:lineRule="auto"/>
        <w:rPr>
          <w:sz w:val="24"/>
          <w:szCs w:val="24"/>
        </w:rPr>
      </w:pPr>
    </w:p>
    <w:p w14:paraId="6ECE2950" w14:textId="1125D598" w:rsidR="00455165" w:rsidRPr="00AC6D2A" w:rsidRDefault="00455165" w:rsidP="00455165">
      <w:pPr>
        <w:autoSpaceDE w:val="0"/>
        <w:autoSpaceDN w:val="0"/>
        <w:adjustRightInd w:val="0"/>
        <w:spacing w:after="0" w:line="240" w:lineRule="auto"/>
        <w:rPr>
          <w:sz w:val="24"/>
          <w:szCs w:val="24"/>
        </w:rPr>
      </w:pPr>
      <w:r w:rsidRPr="00AC6D2A">
        <w:rPr>
          <w:sz w:val="24"/>
          <w:szCs w:val="24"/>
        </w:rPr>
        <w:t>Our objective is to reduce threats</w:t>
      </w:r>
      <w:r w:rsidRPr="004C3C43">
        <w:rPr>
          <w:sz w:val="24"/>
          <w:szCs w:val="24"/>
        </w:rPr>
        <w:t xml:space="preserve"> to priority habitats, with a focus on coastal wetlands</w:t>
      </w:r>
      <w:r w:rsidR="00BD6ADC">
        <w:rPr>
          <w:sz w:val="24"/>
          <w:szCs w:val="24"/>
        </w:rPr>
        <w:t>,</w:t>
      </w:r>
      <w:r w:rsidR="0096058A">
        <w:rPr>
          <w:sz w:val="24"/>
          <w:szCs w:val="24"/>
        </w:rPr>
        <w:t xml:space="preserve"> and</w:t>
      </w:r>
      <w:r w:rsidRPr="004C3C43">
        <w:rPr>
          <w:sz w:val="24"/>
          <w:szCs w:val="24"/>
        </w:rPr>
        <w:t xml:space="preserve"> oyster and coral reef ecosystems</w:t>
      </w:r>
      <w:r w:rsidR="0096058A">
        <w:rPr>
          <w:sz w:val="24"/>
          <w:szCs w:val="24"/>
        </w:rPr>
        <w:t>;</w:t>
      </w:r>
      <w:r w:rsidRPr="004C3C43">
        <w:rPr>
          <w:sz w:val="24"/>
          <w:szCs w:val="24"/>
        </w:rPr>
        <w:t xml:space="preserve"> </w:t>
      </w:r>
      <w:r w:rsidR="000F3D12" w:rsidRPr="004C3C43">
        <w:rPr>
          <w:sz w:val="24"/>
          <w:szCs w:val="24"/>
        </w:rPr>
        <w:t>reduce</w:t>
      </w:r>
      <w:r w:rsidRPr="004C3C43">
        <w:rPr>
          <w:sz w:val="24"/>
          <w:szCs w:val="24"/>
        </w:rPr>
        <w:t xml:space="preserve"> </w:t>
      </w:r>
      <w:r w:rsidR="000F3D12" w:rsidRPr="004C3C43">
        <w:rPr>
          <w:sz w:val="24"/>
          <w:szCs w:val="24"/>
        </w:rPr>
        <w:t>barriers</w:t>
      </w:r>
      <w:r w:rsidRPr="004C3C43">
        <w:rPr>
          <w:sz w:val="24"/>
          <w:szCs w:val="24"/>
        </w:rPr>
        <w:t xml:space="preserve"> to migratory fish passage</w:t>
      </w:r>
      <w:r w:rsidR="0096058A">
        <w:rPr>
          <w:sz w:val="24"/>
          <w:szCs w:val="24"/>
        </w:rPr>
        <w:t>;</w:t>
      </w:r>
      <w:r w:rsidRPr="004C3C43">
        <w:rPr>
          <w:sz w:val="24"/>
          <w:szCs w:val="24"/>
        </w:rPr>
        <w:t xml:space="preserve"> and promote a holistic, landscape-scale approach.  </w:t>
      </w:r>
      <w:r w:rsidRPr="00AC6D2A">
        <w:rPr>
          <w:sz w:val="24"/>
          <w:szCs w:val="24"/>
        </w:rPr>
        <w:t xml:space="preserve">By addressing issues at a landscape scale and </w:t>
      </w:r>
      <w:r w:rsidR="000F3D12" w:rsidRPr="00AC6D2A">
        <w:rPr>
          <w:sz w:val="24"/>
          <w:szCs w:val="24"/>
        </w:rPr>
        <w:t xml:space="preserve">learning </w:t>
      </w:r>
      <w:r w:rsidRPr="00AC6D2A">
        <w:rPr>
          <w:sz w:val="24"/>
          <w:szCs w:val="24"/>
        </w:rPr>
        <w:t xml:space="preserve">how the ecosystems function, we can direct conservation actions toward efforts that will achieve the greatest impact. </w:t>
      </w:r>
    </w:p>
    <w:p w14:paraId="7613CCD5" w14:textId="77777777" w:rsidR="00455165" w:rsidRPr="00BA2EFA" w:rsidRDefault="00455165" w:rsidP="00455165">
      <w:pPr>
        <w:autoSpaceDE w:val="0"/>
        <w:autoSpaceDN w:val="0"/>
        <w:adjustRightInd w:val="0"/>
        <w:spacing w:after="0" w:line="240" w:lineRule="auto"/>
        <w:rPr>
          <w:sz w:val="24"/>
          <w:szCs w:val="24"/>
        </w:rPr>
      </w:pPr>
    </w:p>
    <w:p w14:paraId="70A6016F" w14:textId="737FF372" w:rsidR="00455165" w:rsidRDefault="000F3D12" w:rsidP="00455165">
      <w:pPr>
        <w:autoSpaceDE w:val="0"/>
        <w:autoSpaceDN w:val="0"/>
        <w:adjustRightInd w:val="0"/>
        <w:spacing w:after="0" w:line="240" w:lineRule="auto"/>
        <w:rPr>
          <w:sz w:val="24"/>
          <w:szCs w:val="24"/>
        </w:rPr>
      </w:pPr>
      <w:r>
        <w:rPr>
          <w:sz w:val="24"/>
          <w:szCs w:val="24"/>
        </w:rPr>
        <w:t xml:space="preserve">Following </w:t>
      </w:r>
      <w:r w:rsidR="00455165">
        <w:rPr>
          <w:sz w:val="24"/>
          <w:szCs w:val="24"/>
        </w:rPr>
        <w:t>the</w:t>
      </w:r>
      <w:r w:rsidR="00455165" w:rsidRPr="00BA2EFA">
        <w:rPr>
          <w:sz w:val="24"/>
          <w:szCs w:val="24"/>
        </w:rPr>
        <w:t xml:space="preserve"> Habitat Blueprint</w:t>
      </w:r>
      <w:r>
        <w:rPr>
          <w:sz w:val="24"/>
          <w:szCs w:val="24"/>
        </w:rPr>
        <w:t>,</w:t>
      </w:r>
      <w:r w:rsidR="00455165" w:rsidRPr="00BA2EFA">
        <w:rPr>
          <w:sz w:val="24"/>
          <w:szCs w:val="24"/>
        </w:rPr>
        <w:t xml:space="preserve"> </w:t>
      </w:r>
      <w:r w:rsidR="00455165">
        <w:rPr>
          <w:sz w:val="24"/>
          <w:szCs w:val="24"/>
        </w:rPr>
        <w:t xml:space="preserve">we will </w:t>
      </w:r>
      <w:r w:rsidR="00455165" w:rsidRPr="00BA2EFA">
        <w:rPr>
          <w:sz w:val="24"/>
          <w:szCs w:val="24"/>
        </w:rPr>
        <w:t xml:space="preserve">strategically align habitat conservation </w:t>
      </w:r>
      <w:r w:rsidR="00455165">
        <w:rPr>
          <w:sz w:val="24"/>
          <w:szCs w:val="24"/>
        </w:rPr>
        <w:t xml:space="preserve">and science </w:t>
      </w:r>
      <w:r w:rsidR="00976CB1">
        <w:rPr>
          <w:sz w:val="24"/>
          <w:szCs w:val="24"/>
        </w:rPr>
        <w:t>efforts with NOAA’s</w:t>
      </w:r>
      <w:r w:rsidR="00455165" w:rsidRPr="00BA2EFA">
        <w:rPr>
          <w:sz w:val="24"/>
          <w:szCs w:val="24"/>
        </w:rPr>
        <w:t xml:space="preserve"> stewardship responsibilities and goals</w:t>
      </w:r>
      <w:r w:rsidR="00455165" w:rsidRPr="00BA2EFA">
        <w:t>, including those</w:t>
      </w:r>
      <w:r w:rsidR="00455165" w:rsidRPr="00BA2EFA">
        <w:rPr>
          <w:sz w:val="24"/>
          <w:szCs w:val="24"/>
        </w:rPr>
        <w:t xml:space="preserve"> to </w:t>
      </w:r>
      <w:r w:rsidR="00455165">
        <w:rPr>
          <w:sz w:val="24"/>
          <w:szCs w:val="24"/>
        </w:rPr>
        <w:t>recover protected</w:t>
      </w:r>
      <w:r w:rsidR="00455165" w:rsidRPr="00BA2EFA">
        <w:rPr>
          <w:sz w:val="24"/>
          <w:szCs w:val="24"/>
        </w:rPr>
        <w:t xml:space="preserve"> resources. </w:t>
      </w:r>
      <w:r w:rsidR="00455165">
        <w:rPr>
          <w:sz w:val="24"/>
          <w:szCs w:val="24"/>
        </w:rPr>
        <w:t xml:space="preserve"> </w:t>
      </w:r>
      <w:r w:rsidR="0096058A">
        <w:rPr>
          <w:sz w:val="24"/>
          <w:szCs w:val="24"/>
        </w:rPr>
        <w:t>We</w:t>
      </w:r>
      <w:r w:rsidR="00455165">
        <w:rPr>
          <w:sz w:val="24"/>
          <w:szCs w:val="24"/>
        </w:rPr>
        <w:t xml:space="preserve"> will</w:t>
      </w:r>
      <w:r w:rsidR="00455165" w:rsidRPr="00BA2EFA">
        <w:rPr>
          <w:sz w:val="24"/>
          <w:szCs w:val="24"/>
        </w:rPr>
        <w:t xml:space="preserve"> </w:t>
      </w:r>
      <w:r w:rsidR="00455165">
        <w:rPr>
          <w:sz w:val="24"/>
          <w:szCs w:val="24"/>
        </w:rPr>
        <w:t xml:space="preserve">continue to </w:t>
      </w:r>
      <w:r w:rsidR="00455165" w:rsidRPr="00BA2EFA">
        <w:rPr>
          <w:sz w:val="24"/>
          <w:szCs w:val="24"/>
        </w:rPr>
        <w:t xml:space="preserve">work </w:t>
      </w:r>
      <w:r w:rsidR="00455165">
        <w:rPr>
          <w:sz w:val="24"/>
          <w:szCs w:val="24"/>
        </w:rPr>
        <w:t xml:space="preserve">closely </w:t>
      </w:r>
      <w:r w:rsidR="00455165" w:rsidRPr="00BA2EFA">
        <w:rPr>
          <w:sz w:val="24"/>
          <w:szCs w:val="24"/>
        </w:rPr>
        <w:t xml:space="preserve">with </w:t>
      </w:r>
      <w:r w:rsidR="00455165">
        <w:rPr>
          <w:sz w:val="24"/>
          <w:szCs w:val="24"/>
        </w:rPr>
        <w:t xml:space="preserve">our </w:t>
      </w:r>
      <w:r w:rsidR="00455165" w:rsidRPr="00BA2EFA">
        <w:rPr>
          <w:sz w:val="24"/>
          <w:szCs w:val="24"/>
        </w:rPr>
        <w:t>state</w:t>
      </w:r>
      <w:r w:rsidR="00455165">
        <w:rPr>
          <w:sz w:val="24"/>
          <w:szCs w:val="24"/>
        </w:rPr>
        <w:t>,</w:t>
      </w:r>
      <w:r w:rsidR="00455165" w:rsidRPr="00BA2EFA">
        <w:rPr>
          <w:sz w:val="24"/>
          <w:szCs w:val="24"/>
        </w:rPr>
        <w:t xml:space="preserve"> federal</w:t>
      </w:r>
      <w:r w:rsidR="00455165">
        <w:rPr>
          <w:sz w:val="24"/>
          <w:szCs w:val="24"/>
        </w:rPr>
        <w:t>,</w:t>
      </w:r>
      <w:r w:rsidR="00455165" w:rsidRPr="00BA2EFA">
        <w:rPr>
          <w:sz w:val="24"/>
          <w:szCs w:val="24"/>
        </w:rPr>
        <w:t xml:space="preserve"> </w:t>
      </w:r>
      <w:r>
        <w:rPr>
          <w:sz w:val="24"/>
          <w:szCs w:val="24"/>
        </w:rPr>
        <w:t xml:space="preserve">tribal, </w:t>
      </w:r>
      <w:r w:rsidR="00455165">
        <w:rPr>
          <w:sz w:val="24"/>
          <w:szCs w:val="24"/>
        </w:rPr>
        <w:t xml:space="preserve">and other </w:t>
      </w:r>
      <w:r w:rsidR="00455165" w:rsidRPr="00BA2EFA">
        <w:rPr>
          <w:sz w:val="24"/>
          <w:szCs w:val="24"/>
        </w:rPr>
        <w:t>partners</w:t>
      </w:r>
      <w:r w:rsidR="00BD6ADC">
        <w:rPr>
          <w:sz w:val="24"/>
          <w:szCs w:val="24"/>
        </w:rPr>
        <w:t>, including foreign governments,</w:t>
      </w:r>
      <w:r w:rsidR="00455165" w:rsidRPr="00BA2EFA">
        <w:rPr>
          <w:sz w:val="24"/>
          <w:szCs w:val="24"/>
        </w:rPr>
        <w:t xml:space="preserve"> </w:t>
      </w:r>
      <w:r w:rsidR="00455165" w:rsidRPr="008628AC">
        <w:rPr>
          <w:sz w:val="24"/>
          <w:szCs w:val="24"/>
        </w:rPr>
        <w:t xml:space="preserve">to </w:t>
      </w:r>
      <w:r w:rsidR="00455165">
        <w:rPr>
          <w:sz w:val="24"/>
          <w:szCs w:val="24"/>
        </w:rPr>
        <w:t>leverage resources and coordinate conservation actions that improve</w:t>
      </w:r>
      <w:r w:rsidR="00455165" w:rsidRPr="00BA2EFA">
        <w:rPr>
          <w:sz w:val="24"/>
          <w:szCs w:val="24"/>
        </w:rPr>
        <w:t xml:space="preserve"> habitat conditions </w:t>
      </w:r>
      <w:r w:rsidR="00455165">
        <w:rPr>
          <w:sz w:val="24"/>
          <w:szCs w:val="24"/>
        </w:rPr>
        <w:t xml:space="preserve">for protected species.  We will work to improve habitat science and planning efforts to identify and prioritize conservation actions. </w:t>
      </w:r>
    </w:p>
    <w:p w14:paraId="2B91FB7B" w14:textId="77777777" w:rsidR="00FC39DC" w:rsidRPr="003C1719" w:rsidRDefault="00FC39DC" w:rsidP="00FC39DC">
      <w:pPr>
        <w:autoSpaceDE w:val="0"/>
        <w:autoSpaceDN w:val="0"/>
        <w:adjustRightInd w:val="0"/>
        <w:spacing w:after="0" w:line="240" w:lineRule="auto"/>
        <w:rPr>
          <w:sz w:val="24"/>
          <w:szCs w:val="24"/>
        </w:rPr>
      </w:pPr>
    </w:p>
    <w:p w14:paraId="1A6976C7" w14:textId="77777777" w:rsidR="00914C26" w:rsidRDefault="00914C26" w:rsidP="00414FE4">
      <w:pPr>
        <w:rPr>
          <w:b/>
          <w:color w:val="00B0F0"/>
          <w:sz w:val="32"/>
          <w:szCs w:val="32"/>
        </w:rPr>
      </w:pPr>
      <w:r>
        <w:rPr>
          <w:b/>
          <w:color w:val="00B0F0"/>
          <w:sz w:val="32"/>
          <w:szCs w:val="32"/>
        </w:rPr>
        <w:t xml:space="preserve">Strategic </w:t>
      </w:r>
      <w:r w:rsidR="003F6ED0" w:rsidRPr="003F6ED0">
        <w:rPr>
          <w:b/>
          <w:color w:val="00B0F0"/>
          <w:sz w:val="32"/>
          <w:szCs w:val="32"/>
        </w:rPr>
        <w:t>Opportunities</w:t>
      </w:r>
    </w:p>
    <w:p w14:paraId="5AFE62A5" w14:textId="0EAB4458" w:rsidR="00914C26" w:rsidRDefault="00914C26" w:rsidP="00914C26">
      <w:pPr>
        <w:autoSpaceDE w:val="0"/>
        <w:autoSpaceDN w:val="0"/>
        <w:adjustRightInd w:val="0"/>
        <w:spacing w:after="0" w:line="240" w:lineRule="auto"/>
        <w:rPr>
          <w:sz w:val="24"/>
          <w:szCs w:val="24"/>
        </w:rPr>
      </w:pPr>
      <w:r w:rsidRPr="00914C26">
        <w:rPr>
          <w:sz w:val="24"/>
          <w:szCs w:val="24"/>
        </w:rPr>
        <w:t xml:space="preserve">NOAA Fisheries must remain </w:t>
      </w:r>
      <w:r w:rsidR="002A6376">
        <w:rPr>
          <w:sz w:val="24"/>
          <w:szCs w:val="24"/>
        </w:rPr>
        <w:t>vigilant</w:t>
      </w:r>
      <w:r w:rsidR="002A6376" w:rsidRPr="00914C26">
        <w:rPr>
          <w:sz w:val="24"/>
          <w:szCs w:val="24"/>
        </w:rPr>
        <w:t xml:space="preserve"> </w:t>
      </w:r>
      <w:r w:rsidR="009F5CFF">
        <w:rPr>
          <w:sz w:val="24"/>
          <w:szCs w:val="24"/>
        </w:rPr>
        <w:t>for</w:t>
      </w:r>
      <w:r w:rsidRPr="00914C26">
        <w:rPr>
          <w:sz w:val="24"/>
          <w:szCs w:val="24"/>
        </w:rPr>
        <w:t xml:space="preserve"> existing and emerging issues</w:t>
      </w:r>
      <w:r>
        <w:rPr>
          <w:sz w:val="24"/>
          <w:szCs w:val="24"/>
        </w:rPr>
        <w:t xml:space="preserve"> that </w:t>
      </w:r>
      <w:r w:rsidR="00055F0B">
        <w:rPr>
          <w:sz w:val="24"/>
          <w:szCs w:val="24"/>
        </w:rPr>
        <w:t>will</w:t>
      </w:r>
      <w:r>
        <w:rPr>
          <w:sz w:val="24"/>
          <w:szCs w:val="24"/>
        </w:rPr>
        <w:t xml:space="preserve"> challenge our mission</w:t>
      </w:r>
      <w:r w:rsidR="000D5470">
        <w:rPr>
          <w:sz w:val="24"/>
          <w:szCs w:val="24"/>
        </w:rPr>
        <w:t>,</w:t>
      </w:r>
      <w:r w:rsidRPr="00914C26">
        <w:rPr>
          <w:sz w:val="24"/>
          <w:szCs w:val="24"/>
        </w:rPr>
        <w:t xml:space="preserve"> as well as </w:t>
      </w:r>
      <w:r>
        <w:rPr>
          <w:sz w:val="24"/>
          <w:szCs w:val="24"/>
        </w:rPr>
        <w:t xml:space="preserve">the </w:t>
      </w:r>
      <w:r w:rsidRPr="00914C26">
        <w:rPr>
          <w:sz w:val="24"/>
          <w:szCs w:val="24"/>
        </w:rPr>
        <w:t xml:space="preserve">opportunities that allow us to improve </w:t>
      </w:r>
      <w:r w:rsidR="002A6376">
        <w:rPr>
          <w:sz w:val="24"/>
          <w:szCs w:val="24"/>
        </w:rPr>
        <w:t>how</w:t>
      </w:r>
      <w:r w:rsidRPr="00914C26">
        <w:rPr>
          <w:sz w:val="24"/>
          <w:szCs w:val="24"/>
        </w:rPr>
        <w:t xml:space="preserve"> we meet our core mandates and balance economic, societal, and environmental benefits. These opportunities may </w:t>
      </w:r>
      <w:r w:rsidR="00BD6ADC">
        <w:rPr>
          <w:sz w:val="24"/>
          <w:szCs w:val="24"/>
        </w:rPr>
        <w:t>include</w:t>
      </w:r>
      <w:r w:rsidRPr="00914C26">
        <w:rPr>
          <w:sz w:val="24"/>
          <w:szCs w:val="24"/>
        </w:rPr>
        <w:t xml:space="preserve"> new mandates and resources to meet our nation’s growing environmental challenges </w:t>
      </w:r>
      <w:r w:rsidR="002F3F58">
        <w:rPr>
          <w:sz w:val="24"/>
          <w:szCs w:val="24"/>
        </w:rPr>
        <w:t>and</w:t>
      </w:r>
      <w:r w:rsidRPr="00914C26">
        <w:rPr>
          <w:sz w:val="24"/>
          <w:szCs w:val="24"/>
        </w:rPr>
        <w:t xml:space="preserve"> business needs; </w:t>
      </w:r>
      <w:r w:rsidR="00475CD6">
        <w:rPr>
          <w:sz w:val="24"/>
          <w:szCs w:val="24"/>
        </w:rPr>
        <w:t>integrated</w:t>
      </w:r>
      <w:r w:rsidR="007A69A4">
        <w:rPr>
          <w:sz w:val="24"/>
          <w:szCs w:val="24"/>
        </w:rPr>
        <w:t xml:space="preserve"> strategic planning and </w:t>
      </w:r>
      <w:r w:rsidR="00475CD6">
        <w:rPr>
          <w:sz w:val="24"/>
          <w:szCs w:val="24"/>
        </w:rPr>
        <w:t>execution</w:t>
      </w:r>
      <w:r w:rsidR="007A69A4">
        <w:rPr>
          <w:sz w:val="24"/>
          <w:szCs w:val="24"/>
        </w:rPr>
        <w:t xml:space="preserve">; </w:t>
      </w:r>
      <w:r w:rsidR="00475CD6">
        <w:rPr>
          <w:sz w:val="24"/>
          <w:szCs w:val="24"/>
        </w:rPr>
        <w:t xml:space="preserve">and </w:t>
      </w:r>
      <w:r w:rsidR="00065A2F">
        <w:rPr>
          <w:sz w:val="24"/>
          <w:szCs w:val="24"/>
        </w:rPr>
        <w:t>improved</w:t>
      </w:r>
      <w:r w:rsidRPr="00914C26">
        <w:rPr>
          <w:sz w:val="24"/>
          <w:szCs w:val="24"/>
        </w:rPr>
        <w:t xml:space="preserve"> coordination, collaboration, an</w:t>
      </w:r>
      <w:r>
        <w:rPr>
          <w:sz w:val="24"/>
          <w:szCs w:val="24"/>
        </w:rPr>
        <w:t xml:space="preserve">d synergy with </w:t>
      </w:r>
      <w:r w:rsidR="002A6376">
        <w:rPr>
          <w:sz w:val="24"/>
          <w:szCs w:val="24"/>
        </w:rPr>
        <w:t>f</w:t>
      </w:r>
      <w:r w:rsidRPr="00914C26">
        <w:rPr>
          <w:sz w:val="24"/>
          <w:szCs w:val="24"/>
        </w:rPr>
        <w:t>ederal and external partners</w:t>
      </w:r>
      <w:r w:rsidR="00475CD6">
        <w:rPr>
          <w:sz w:val="24"/>
          <w:szCs w:val="24"/>
        </w:rPr>
        <w:t>.</w:t>
      </w:r>
    </w:p>
    <w:p w14:paraId="6C1B302D" w14:textId="77777777" w:rsidR="00775AE7" w:rsidRDefault="00775AE7" w:rsidP="00914C26">
      <w:pPr>
        <w:autoSpaceDE w:val="0"/>
        <w:autoSpaceDN w:val="0"/>
        <w:adjustRightInd w:val="0"/>
        <w:spacing w:after="0" w:line="240" w:lineRule="auto"/>
        <w:rPr>
          <w:sz w:val="24"/>
          <w:szCs w:val="24"/>
        </w:rPr>
      </w:pPr>
    </w:p>
    <w:p w14:paraId="6A141F30" w14:textId="71F94DA8" w:rsidR="00914C26" w:rsidRDefault="00914C26" w:rsidP="00914C26">
      <w:pPr>
        <w:autoSpaceDE w:val="0"/>
        <w:autoSpaceDN w:val="0"/>
        <w:adjustRightInd w:val="0"/>
        <w:spacing w:after="0" w:line="240" w:lineRule="auto"/>
        <w:rPr>
          <w:sz w:val="24"/>
          <w:szCs w:val="24"/>
        </w:rPr>
      </w:pPr>
      <w:r w:rsidRPr="00914C26">
        <w:rPr>
          <w:sz w:val="24"/>
          <w:szCs w:val="24"/>
        </w:rPr>
        <w:t xml:space="preserve">The impending reauthorization of the MSA will require us to develop strategies and adapt management approaches to this legislation. We will work closely with </w:t>
      </w:r>
      <w:r w:rsidR="000D5470">
        <w:rPr>
          <w:sz w:val="24"/>
          <w:szCs w:val="24"/>
        </w:rPr>
        <w:t xml:space="preserve">the </w:t>
      </w:r>
      <w:r w:rsidR="00BD6ADC">
        <w:rPr>
          <w:sz w:val="24"/>
          <w:szCs w:val="24"/>
        </w:rPr>
        <w:t xml:space="preserve">commercial </w:t>
      </w:r>
      <w:r w:rsidR="000D5470">
        <w:rPr>
          <w:sz w:val="24"/>
          <w:szCs w:val="24"/>
        </w:rPr>
        <w:t>fishing industry</w:t>
      </w:r>
      <w:r w:rsidR="002F3F58">
        <w:rPr>
          <w:sz w:val="24"/>
          <w:szCs w:val="24"/>
        </w:rPr>
        <w:t>,</w:t>
      </w:r>
      <w:r w:rsidR="000D5470">
        <w:rPr>
          <w:sz w:val="24"/>
          <w:szCs w:val="24"/>
        </w:rPr>
        <w:t xml:space="preserve"> recreational anglers,</w:t>
      </w:r>
      <w:r w:rsidR="009F5CFF">
        <w:rPr>
          <w:sz w:val="24"/>
          <w:szCs w:val="24"/>
        </w:rPr>
        <w:t xml:space="preserve"> subsistence fisher</w:t>
      </w:r>
      <w:r w:rsidR="00E33E4D">
        <w:rPr>
          <w:sz w:val="24"/>
          <w:szCs w:val="24"/>
        </w:rPr>
        <w:t>men</w:t>
      </w:r>
      <w:r w:rsidR="009F5CFF">
        <w:rPr>
          <w:sz w:val="24"/>
          <w:szCs w:val="24"/>
        </w:rPr>
        <w:t>,</w:t>
      </w:r>
      <w:r w:rsidR="000D5470">
        <w:rPr>
          <w:sz w:val="24"/>
          <w:szCs w:val="24"/>
        </w:rPr>
        <w:t xml:space="preserve"> and </w:t>
      </w:r>
      <w:r w:rsidRPr="00914C26">
        <w:rPr>
          <w:sz w:val="24"/>
          <w:szCs w:val="24"/>
        </w:rPr>
        <w:t>state</w:t>
      </w:r>
      <w:r w:rsidR="000D5470">
        <w:rPr>
          <w:sz w:val="24"/>
          <w:szCs w:val="24"/>
        </w:rPr>
        <w:t xml:space="preserve"> and</w:t>
      </w:r>
      <w:r w:rsidRPr="00914C26">
        <w:rPr>
          <w:sz w:val="24"/>
          <w:szCs w:val="24"/>
        </w:rPr>
        <w:t xml:space="preserve"> tribal</w:t>
      </w:r>
      <w:r w:rsidR="000D5470">
        <w:rPr>
          <w:sz w:val="24"/>
          <w:szCs w:val="24"/>
        </w:rPr>
        <w:t xml:space="preserve"> </w:t>
      </w:r>
      <w:r w:rsidRPr="00914C26">
        <w:rPr>
          <w:sz w:val="24"/>
          <w:szCs w:val="24"/>
        </w:rPr>
        <w:t xml:space="preserve">representatives to </w:t>
      </w:r>
      <w:r w:rsidR="009F5CFF">
        <w:rPr>
          <w:sz w:val="24"/>
          <w:szCs w:val="24"/>
        </w:rPr>
        <w:t>meet</w:t>
      </w:r>
      <w:r w:rsidRPr="00914C26">
        <w:rPr>
          <w:sz w:val="24"/>
          <w:szCs w:val="24"/>
        </w:rPr>
        <w:t xml:space="preserve"> our authorities as well as the needs of stakeholders. </w:t>
      </w:r>
      <w:r w:rsidR="009F5CFF">
        <w:rPr>
          <w:sz w:val="24"/>
          <w:szCs w:val="24"/>
        </w:rPr>
        <w:t>Using</w:t>
      </w:r>
      <w:r w:rsidR="009F5CFF" w:rsidRPr="00914C26">
        <w:rPr>
          <w:sz w:val="24"/>
          <w:szCs w:val="24"/>
        </w:rPr>
        <w:t xml:space="preserve"> </w:t>
      </w:r>
      <w:r w:rsidR="002A6376">
        <w:rPr>
          <w:sz w:val="24"/>
          <w:szCs w:val="24"/>
        </w:rPr>
        <w:t>ecosystem-based management</w:t>
      </w:r>
      <w:r w:rsidRPr="00914C26">
        <w:rPr>
          <w:sz w:val="24"/>
          <w:szCs w:val="24"/>
        </w:rPr>
        <w:t xml:space="preserve"> approach</w:t>
      </w:r>
      <w:r w:rsidR="009F5CFF">
        <w:rPr>
          <w:sz w:val="24"/>
          <w:szCs w:val="24"/>
        </w:rPr>
        <w:t>es</w:t>
      </w:r>
      <w:r w:rsidRPr="00914C26">
        <w:rPr>
          <w:sz w:val="24"/>
          <w:szCs w:val="24"/>
        </w:rPr>
        <w:t xml:space="preserve"> </w:t>
      </w:r>
      <w:r>
        <w:rPr>
          <w:sz w:val="24"/>
          <w:szCs w:val="24"/>
        </w:rPr>
        <w:t>to implement</w:t>
      </w:r>
      <w:r w:rsidR="002A6376">
        <w:rPr>
          <w:sz w:val="24"/>
          <w:szCs w:val="24"/>
        </w:rPr>
        <w:t xml:space="preserve"> the</w:t>
      </w:r>
      <w:r>
        <w:rPr>
          <w:sz w:val="24"/>
          <w:szCs w:val="24"/>
        </w:rPr>
        <w:t xml:space="preserve"> MSA and other authorities </w:t>
      </w:r>
      <w:r w:rsidRPr="00914C26">
        <w:rPr>
          <w:sz w:val="24"/>
          <w:szCs w:val="24"/>
        </w:rPr>
        <w:t xml:space="preserve">will </w:t>
      </w:r>
      <w:r w:rsidR="009F5CFF">
        <w:rPr>
          <w:sz w:val="24"/>
          <w:szCs w:val="24"/>
        </w:rPr>
        <w:t xml:space="preserve">help </w:t>
      </w:r>
      <w:r w:rsidRPr="00914C26">
        <w:rPr>
          <w:sz w:val="24"/>
          <w:szCs w:val="24"/>
        </w:rPr>
        <w:t xml:space="preserve">stakeholders make wise </w:t>
      </w:r>
      <w:r w:rsidR="00497903">
        <w:rPr>
          <w:sz w:val="24"/>
          <w:szCs w:val="24"/>
        </w:rPr>
        <w:t>choice</w:t>
      </w:r>
      <w:r w:rsidR="00497903" w:rsidRPr="00914C26">
        <w:rPr>
          <w:sz w:val="24"/>
          <w:szCs w:val="24"/>
        </w:rPr>
        <w:t xml:space="preserve">s </w:t>
      </w:r>
      <w:r w:rsidRPr="00914C26">
        <w:rPr>
          <w:sz w:val="24"/>
          <w:szCs w:val="24"/>
        </w:rPr>
        <w:t>while streamlining and improv</w:t>
      </w:r>
      <w:r>
        <w:rPr>
          <w:sz w:val="24"/>
          <w:szCs w:val="24"/>
        </w:rPr>
        <w:t xml:space="preserve">ing </w:t>
      </w:r>
      <w:r w:rsidR="002A6376">
        <w:rPr>
          <w:sz w:val="24"/>
          <w:szCs w:val="24"/>
        </w:rPr>
        <w:t>f</w:t>
      </w:r>
      <w:r w:rsidRPr="00914C26">
        <w:rPr>
          <w:sz w:val="24"/>
          <w:szCs w:val="24"/>
        </w:rPr>
        <w:t xml:space="preserve">ederal, </w:t>
      </w:r>
      <w:r w:rsidR="002A6376">
        <w:rPr>
          <w:sz w:val="24"/>
          <w:szCs w:val="24"/>
        </w:rPr>
        <w:t>s</w:t>
      </w:r>
      <w:r w:rsidRPr="00914C26">
        <w:rPr>
          <w:sz w:val="24"/>
          <w:szCs w:val="24"/>
        </w:rPr>
        <w:t xml:space="preserve">tate, and local planning and decisions. In turn, this will </w:t>
      </w:r>
      <w:r w:rsidR="009F5CFF">
        <w:rPr>
          <w:sz w:val="24"/>
          <w:szCs w:val="24"/>
        </w:rPr>
        <w:t xml:space="preserve">promote jobs, </w:t>
      </w:r>
      <w:r w:rsidRPr="00914C26">
        <w:rPr>
          <w:sz w:val="24"/>
          <w:szCs w:val="24"/>
        </w:rPr>
        <w:t xml:space="preserve">support economic growth, and sustain coastal communities without compromising ecosystem protection and </w:t>
      </w:r>
      <w:r w:rsidR="00BD6ADC">
        <w:rPr>
          <w:sz w:val="24"/>
          <w:szCs w:val="24"/>
        </w:rPr>
        <w:t xml:space="preserve">resource </w:t>
      </w:r>
      <w:r w:rsidRPr="00914C26">
        <w:rPr>
          <w:sz w:val="24"/>
          <w:szCs w:val="24"/>
        </w:rPr>
        <w:t>sustainability.</w:t>
      </w:r>
    </w:p>
    <w:p w14:paraId="20FD638F" w14:textId="77777777" w:rsidR="00914C26" w:rsidRDefault="00914C26" w:rsidP="00914C26">
      <w:pPr>
        <w:autoSpaceDE w:val="0"/>
        <w:autoSpaceDN w:val="0"/>
        <w:adjustRightInd w:val="0"/>
        <w:spacing w:after="0" w:line="240" w:lineRule="auto"/>
        <w:rPr>
          <w:sz w:val="24"/>
          <w:szCs w:val="24"/>
        </w:rPr>
      </w:pPr>
    </w:p>
    <w:p w14:paraId="33E126BD" w14:textId="77777777" w:rsidR="003C3F37" w:rsidRDefault="003C3F37" w:rsidP="003C3F37">
      <w:pPr>
        <w:autoSpaceDE w:val="0"/>
        <w:autoSpaceDN w:val="0"/>
        <w:adjustRightInd w:val="0"/>
        <w:spacing w:after="0" w:line="240" w:lineRule="auto"/>
        <w:rPr>
          <w:sz w:val="24"/>
          <w:szCs w:val="24"/>
        </w:rPr>
      </w:pPr>
      <w:r w:rsidRPr="00914C26">
        <w:rPr>
          <w:sz w:val="24"/>
          <w:szCs w:val="24"/>
        </w:rPr>
        <w:t>NOAA Fisheries must manage trade</w:t>
      </w:r>
      <w:r>
        <w:rPr>
          <w:sz w:val="24"/>
          <w:szCs w:val="24"/>
        </w:rPr>
        <w:t>-</w:t>
      </w:r>
      <w:r w:rsidRPr="00914C26">
        <w:rPr>
          <w:sz w:val="24"/>
          <w:szCs w:val="24"/>
        </w:rPr>
        <w:t>offs between resource surveys for traditional single-species stock assessments and surveys for the multi-species process studies represented by Integrated Ecosystem Assessments</w:t>
      </w:r>
      <w:r>
        <w:rPr>
          <w:sz w:val="24"/>
          <w:szCs w:val="24"/>
        </w:rPr>
        <w:t xml:space="preserve"> </w:t>
      </w:r>
      <w:r w:rsidRPr="00914C26">
        <w:rPr>
          <w:sz w:val="24"/>
          <w:szCs w:val="24"/>
        </w:rPr>
        <w:t xml:space="preserve">(IEAs). IEAs that merge and synthesize data and analyses from an array of disciplines and sources are effective tools to advance ecosystem-based management. </w:t>
      </w:r>
      <w:r>
        <w:rPr>
          <w:sz w:val="24"/>
          <w:szCs w:val="24"/>
        </w:rPr>
        <w:t xml:space="preserve">Ultimately, IEAs and other science-based tools </w:t>
      </w:r>
      <w:r w:rsidRPr="00914C26">
        <w:rPr>
          <w:sz w:val="24"/>
          <w:szCs w:val="24"/>
        </w:rPr>
        <w:t xml:space="preserve">will provide resource managers decision support for assessing the social and economic impacts from changes in fishery management </w:t>
      </w:r>
      <w:r w:rsidR="002F3F58">
        <w:rPr>
          <w:sz w:val="24"/>
          <w:szCs w:val="24"/>
        </w:rPr>
        <w:t xml:space="preserve">or from </w:t>
      </w:r>
      <w:r w:rsidRPr="00914C26">
        <w:rPr>
          <w:sz w:val="24"/>
          <w:szCs w:val="24"/>
        </w:rPr>
        <w:t>environmental stressors.</w:t>
      </w:r>
      <w:r>
        <w:rPr>
          <w:sz w:val="24"/>
          <w:szCs w:val="24"/>
        </w:rPr>
        <w:t xml:space="preserve"> </w:t>
      </w:r>
      <w:r w:rsidRPr="00914C26">
        <w:rPr>
          <w:sz w:val="24"/>
          <w:szCs w:val="24"/>
        </w:rPr>
        <w:t xml:space="preserve">To this end, </w:t>
      </w:r>
      <w:r>
        <w:rPr>
          <w:sz w:val="24"/>
          <w:szCs w:val="24"/>
        </w:rPr>
        <w:t>we</w:t>
      </w:r>
      <w:r w:rsidRPr="00914C26">
        <w:rPr>
          <w:sz w:val="24"/>
          <w:szCs w:val="24"/>
        </w:rPr>
        <w:t xml:space="preserve"> </w:t>
      </w:r>
      <w:r>
        <w:rPr>
          <w:sz w:val="24"/>
          <w:szCs w:val="24"/>
        </w:rPr>
        <w:t>must</w:t>
      </w:r>
      <w:r w:rsidRPr="00914C26">
        <w:rPr>
          <w:sz w:val="24"/>
          <w:szCs w:val="24"/>
        </w:rPr>
        <w:t xml:space="preserve"> continue to expand our</w:t>
      </w:r>
      <w:r>
        <w:rPr>
          <w:sz w:val="24"/>
          <w:szCs w:val="24"/>
        </w:rPr>
        <w:t xml:space="preserve"> </w:t>
      </w:r>
      <w:r w:rsidRPr="00914C26">
        <w:rPr>
          <w:sz w:val="24"/>
          <w:szCs w:val="24"/>
        </w:rPr>
        <w:t xml:space="preserve">understanding of the biological and economic value of ecosystem goods and services provided by U.S. marine </w:t>
      </w:r>
      <w:r w:rsidR="002F3F58">
        <w:rPr>
          <w:sz w:val="24"/>
          <w:szCs w:val="24"/>
        </w:rPr>
        <w:t xml:space="preserve">and coastal </w:t>
      </w:r>
      <w:r w:rsidRPr="00914C26">
        <w:rPr>
          <w:sz w:val="24"/>
          <w:szCs w:val="24"/>
        </w:rPr>
        <w:t>ecosystems</w:t>
      </w:r>
      <w:r>
        <w:rPr>
          <w:sz w:val="24"/>
          <w:szCs w:val="24"/>
        </w:rPr>
        <w:t>.</w:t>
      </w:r>
    </w:p>
    <w:p w14:paraId="5F97E691" w14:textId="77777777" w:rsidR="00065A2F" w:rsidRDefault="00065A2F" w:rsidP="003C3F37">
      <w:pPr>
        <w:autoSpaceDE w:val="0"/>
        <w:autoSpaceDN w:val="0"/>
        <w:adjustRightInd w:val="0"/>
        <w:spacing w:after="0" w:line="240" w:lineRule="auto"/>
        <w:rPr>
          <w:sz w:val="24"/>
          <w:szCs w:val="24"/>
        </w:rPr>
      </w:pPr>
    </w:p>
    <w:p w14:paraId="61753492" w14:textId="257D9E36" w:rsidR="00497903" w:rsidRDefault="005E627C" w:rsidP="00914C26">
      <w:pPr>
        <w:autoSpaceDE w:val="0"/>
        <w:autoSpaceDN w:val="0"/>
        <w:adjustRightInd w:val="0"/>
        <w:spacing w:after="0" w:line="240" w:lineRule="auto"/>
        <w:rPr>
          <w:sz w:val="24"/>
          <w:szCs w:val="24"/>
        </w:rPr>
      </w:pPr>
      <w:r>
        <w:rPr>
          <w:sz w:val="24"/>
          <w:szCs w:val="24"/>
        </w:rPr>
        <w:lastRenderedPageBreak/>
        <w:t>The 3</w:t>
      </w:r>
      <w:r w:rsidRPr="003A0FA3">
        <w:rPr>
          <w:sz w:val="24"/>
          <w:szCs w:val="24"/>
          <w:vertAlign w:val="superscript"/>
        </w:rPr>
        <w:t>rd</w:t>
      </w:r>
      <w:r>
        <w:rPr>
          <w:sz w:val="24"/>
          <w:szCs w:val="24"/>
        </w:rPr>
        <w:t xml:space="preserve"> National Climate Assessment and the President’s Climate Action Plan call upon </w:t>
      </w:r>
      <w:r w:rsidR="00E33E4D">
        <w:rPr>
          <w:sz w:val="24"/>
          <w:szCs w:val="24"/>
        </w:rPr>
        <w:t>f</w:t>
      </w:r>
      <w:r>
        <w:rPr>
          <w:sz w:val="24"/>
          <w:szCs w:val="24"/>
        </w:rPr>
        <w:t xml:space="preserve">ederal </w:t>
      </w:r>
      <w:r w:rsidR="00E33E4D">
        <w:rPr>
          <w:sz w:val="24"/>
          <w:szCs w:val="24"/>
        </w:rPr>
        <w:t>a</w:t>
      </w:r>
      <w:r>
        <w:rPr>
          <w:sz w:val="24"/>
          <w:szCs w:val="24"/>
        </w:rPr>
        <w:t>gencies (</w:t>
      </w:r>
      <w:r w:rsidR="002F3F58">
        <w:rPr>
          <w:sz w:val="24"/>
          <w:szCs w:val="24"/>
        </w:rPr>
        <w:t>including</w:t>
      </w:r>
      <w:r>
        <w:rPr>
          <w:sz w:val="24"/>
          <w:szCs w:val="24"/>
        </w:rPr>
        <w:t xml:space="preserve"> NOAA Fisheries) to practice Climate-Smart r</w:t>
      </w:r>
      <w:r w:rsidR="00976CB1">
        <w:rPr>
          <w:sz w:val="24"/>
          <w:szCs w:val="24"/>
        </w:rPr>
        <w:t>esource science and management.</w:t>
      </w:r>
      <w:r>
        <w:rPr>
          <w:sz w:val="24"/>
          <w:szCs w:val="24"/>
        </w:rPr>
        <w:t xml:space="preserve"> </w:t>
      </w:r>
      <w:r w:rsidR="002F3F58">
        <w:rPr>
          <w:sz w:val="24"/>
          <w:szCs w:val="24"/>
        </w:rPr>
        <w:t xml:space="preserve">In FY </w:t>
      </w:r>
      <w:del w:id="665" w:author="Richard Merrick" w:date="2015-06-14T14:54:00Z">
        <w:r w:rsidR="002F3F58" w:rsidDel="00CD7965">
          <w:rPr>
            <w:sz w:val="24"/>
            <w:szCs w:val="24"/>
          </w:rPr>
          <w:delText>2015</w:delText>
        </w:r>
      </w:del>
      <w:ins w:id="666" w:author="Richard Merrick" w:date="2015-06-14T14:54:00Z">
        <w:r w:rsidR="00CD7965">
          <w:rPr>
            <w:sz w:val="24"/>
            <w:szCs w:val="24"/>
          </w:rPr>
          <w:t>2016</w:t>
        </w:r>
      </w:ins>
      <w:r w:rsidR="00976CB1">
        <w:rPr>
          <w:sz w:val="24"/>
          <w:szCs w:val="24"/>
        </w:rPr>
        <w:t>,</w:t>
      </w:r>
      <w:r w:rsidR="002F3F58">
        <w:rPr>
          <w:sz w:val="24"/>
          <w:szCs w:val="24"/>
        </w:rPr>
        <w:t xml:space="preserve"> we</w:t>
      </w:r>
      <w:r>
        <w:rPr>
          <w:sz w:val="24"/>
          <w:szCs w:val="24"/>
        </w:rPr>
        <w:t xml:space="preserve"> will implement a series of actions to address theme areas </w:t>
      </w:r>
      <w:r w:rsidR="001C5616">
        <w:rPr>
          <w:sz w:val="24"/>
          <w:szCs w:val="24"/>
        </w:rPr>
        <w:t xml:space="preserve">identified by </w:t>
      </w:r>
      <w:r>
        <w:rPr>
          <w:sz w:val="24"/>
          <w:szCs w:val="24"/>
        </w:rPr>
        <w:t xml:space="preserve">the </w:t>
      </w:r>
      <w:r w:rsidR="00D37B71">
        <w:rPr>
          <w:sz w:val="24"/>
          <w:szCs w:val="24"/>
        </w:rPr>
        <w:t>federal</w:t>
      </w:r>
      <w:r>
        <w:rPr>
          <w:sz w:val="24"/>
          <w:szCs w:val="24"/>
        </w:rPr>
        <w:t xml:space="preserve"> Climate</w:t>
      </w:r>
      <w:r w:rsidR="00D37B71">
        <w:rPr>
          <w:sz w:val="24"/>
          <w:szCs w:val="24"/>
        </w:rPr>
        <w:t xml:space="preserve"> and</w:t>
      </w:r>
      <w:r w:rsidR="00041E2C">
        <w:rPr>
          <w:sz w:val="24"/>
          <w:szCs w:val="24"/>
        </w:rPr>
        <w:t xml:space="preserve"> </w:t>
      </w:r>
      <w:r>
        <w:rPr>
          <w:sz w:val="24"/>
          <w:szCs w:val="24"/>
        </w:rPr>
        <w:t>N</w:t>
      </w:r>
      <w:r w:rsidR="00976CB1">
        <w:rPr>
          <w:sz w:val="24"/>
          <w:szCs w:val="24"/>
        </w:rPr>
        <w:t>atural Resources Working Group</w:t>
      </w:r>
      <w:r w:rsidR="00D37B71">
        <w:rPr>
          <w:sz w:val="24"/>
          <w:szCs w:val="24"/>
        </w:rPr>
        <w:t xml:space="preserve"> (under the </w:t>
      </w:r>
      <w:r w:rsidR="0040229E" w:rsidRPr="0040229E">
        <w:rPr>
          <w:sz w:val="24"/>
          <w:szCs w:val="24"/>
        </w:rPr>
        <w:t>Council on Climate Preparedness and Resilience</w:t>
      </w:r>
      <w:r w:rsidR="0040229E">
        <w:rPr>
          <w:sz w:val="24"/>
          <w:szCs w:val="24"/>
        </w:rPr>
        <w:t>, E.O. 13653</w:t>
      </w:r>
      <w:r w:rsidR="00D37B71">
        <w:rPr>
          <w:sz w:val="24"/>
          <w:szCs w:val="24"/>
        </w:rPr>
        <w:t>)</w:t>
      </w:r>
      <w:r w:rsidR="00976CB1">
        <w:rPr>
          <w:sz w:val="24"/>
          <w:szCs w:val="24"/>
        </w:rPr>
        <w:t>.</w:t>
      </w:r>
      <w:r>
        <w:rPr>
          <w:sz w:val="24"/>
          <w:szCs w:val="24"/>
        </w:rPr>
        <w:t xml:space="preserve"> Key science</w:t>
      </w:r>
      <w:r w:rsidR="00F33C3B">
        <w:rPr>
          <w:sz w:val="24"/>
          <w:szCs w:val="24"/>
        </w:rPr>
        <w:t>-</w:t>
      </w:r>
      <w:r>
        <w:rPr>
          <w:sz w:val="24"/>
          <w:szCs w:val="24"/>
        </w:rPr>
        <w:t xml:space="preserve">related programs will include the expansion of marine species vulnerability assessments outside of the Northeast region and include protected species as well as fish stocks; completion of a NOAA Fisheries Climate Science Strategy; and implementation of the Northeast Climate and </w:t>
      </w:r>
      <w:r w:rsidR="00976CB1">
        <w:rPr>
          <w:sz w:val="24"/>
          <w:szCs w:val="24"/>
        </w:rPr>
        <w:t xml:space="preserve">Fisheries Research Initiative. </w:t>
      </w:r>
      <w:r w:rsidR="00F33C3B">
        <w:rPr>
          <w:sz w:val="24"/>
          <w:szCs w:val="24"/>
        </w:rPr>
        <w:t>This</w:t>
      </w:r>
      <w:r>
        <w:rPr>
          <w:sz w:val="24"/>
          <w:szCs w:val="24"/>
        </w:rPr>
        <w:t xml:space="preserve"> work </w:t>
      </w:r>
      <w:r w:rsidR="00206F8F">
        <w:rPr>
          <w:sz w:val="24"/>
          <w:szCs w:val="24"/>
        </w:rPr>
        <w:t xml:space="preserve">will </w:t>
      </w:r>
      <w:r>
        <w:rPr>
          <w:sz w:val="24"/>
          <w:szCs w:val="24"/>
        </w:rPr>
        <w:t xml:space="preserve">be conducted cooperatively with our NOAA </w:t>
      </w:r>
      <w:r w:rsidR="00F33C3B">
        <w:rPr>
          <w:sz w:val="24"/>
          <w:szCs w:val="24"/>
        </w:rPr>
        <w:t>l</w:t>
      </w:r>
      <w:r>
        <w:rPr>
          <w:sz w:val="24"/>
          <w:szCs w:val="24"/>
        </w:rPr>
        <w:t xml:space="preserve">ine </w:t>
      </w:r>
      <w:r w:rsidR="00F33C3B">
        <w:rPr>
          <w:sz w:val="24"/>
          <w:szCs w:val="24"/>
        </w:rPr>
        <w:t>o</w:t>
      </w:r>
      <w:r>
        <w:rPr>
          <w:sz w:val="24"/>
          <w:szCs w:val="24"/>
        </w:rPr>
        <w:t xml:space="preserve">ffice partners (especially OAR), and with other </w:t>
      </w:r>
      <w:r w:rsidR="002F3F58">
        <w:rPr>
          <w:sz w:val="24"/>
          <w:szCs w:val="24"/>
        </w:rPr>
        <w:t>f</w:t>
      </w:r>
      <w:r>
        <w:rPr>
          <w:sz w:val="24"/>
          <w:szCs w:val="24"/>
        </w:rPr>
        <w:t>ederal, state, tribal, and academic partners.</w:t>
      </w:r>
      <w:r w:rsidR="00914C26" w:rsidRPr="00914C26">
        <w:rPr>
          <w:sz w:val="24"/>
          <w:szCs w:val="24"/>
        </w:rPr>
        <w:t xml:space="preserve"> </w:t>
      </w:r>
    </w:p>
    <w:p w14:paraId="686EB475" w14:textId="77777777" w:rsidR="00ED0BF9" w:rsidRDefault="00ED0BF9" w:rsidP="00914C26">
      <w:pPr>
        <w:autoSpaceDE w:val="0"/>
        <w:autoSpaceDN w:val="0"/>
        <w:adjustRightInd w:val="0"/>
        <w:spacing w:after="0" w:line="240" w:lineRule="auto"/>
        <w:rPr>
          <w:sz w:val="24"/>
          <w:szCs w:val="24"/>
        </w:rPr>
      </w:pPr>
    </w:p>
    <w:p w14:paraId="7A0DCA29" w14:textId="77777777" w:rsidR="00ED0BF9" w:rsidRDefault="00ED0BF9" w:rsidP="00914C26">
      <w:pPr>
        <w:autoSpaceDE w:val="0"/>
        <w:autoSpaceDN w:val="0"/>
        <w:adjustRightInd w:val="0"/>
        <w:spacing w:after="0" w:line="240" w:lineRule="auto"/>
        <w:rPr>
          <w:sz w:val="24"/>
          <w:szCs w:val="24"/>
        </w:rPr>
      </w:pPr>
      <w:r w:rsidRPr="009B63E3">
        <w:rPr>
          <w:sz w:val="24"/>
          <w:szCs w:val="24"/>
        </w:rPr>
        <w:t>Arctic observations and science</w:t>
      </w:r>
      <w:r w:rsidRPr="00914C26">
        <w:rPr>
          <w:sz w:val="24"/>
          <w:szCs w:val="24"/>
        </w:rPr>
        <w:t xml:space="preserve"> will be a major emerging influence on ope</w:t>
      </w:r>
      <w:r w:rsidR="00976CB1">
        <w:rPr>
          <w:sz w:val="24"/>
          <w:szCs w:val="24"/>
        </w:rPr>
        <w:t xml:space="preserve">rations within NOAA Fisheries. </w:t>
      </w:r>
      <w:r w:rsidRPr="00914C26">
        <w:rPr>
          <w:sz w:val="24"/>
          <w:szCs w:val="24"/>
        </w:rPr>
        <w:t xml:space="preserve">Significant increases in </w:t>
      </w:r>
      <w:r>
        <w:rPr>
          <w:sz w:val="24"/>
          <w:szCs w:val="24"/>
        </w:rPr>
        <w:t>human</w:t>
      </w:r>
      <w:r w:rsidRPr="00914C26">
        <w:rPr>
          <w:sz w:val="24"/>
          <w:szCs w:val="24"/>
        </w:rPr>
        <w:t xml:space="preserve"> act</w:t>
      </w:r>
      <w:r>
        <w:rPr>
          <w:sz w:val="24"/>
          <w:szCs w:val="24"/>
        </w:rPr>
        <w:t>ivity due to diminishing</w:t>
      </w:r>
      <w:r w:rsidRPr="00914C26">
        <w:rPr>
          <w:sz w:val="24"/>
          <w:szCs w:val="24"/>
        </w:rPr>
        <w:t xml:space="preserve"> sea ice will create challenges as well as opportunities </w:t>
      </w:r>
      <w:r>
        <w:rPr>
          <w:sz w:val="24"/>
          <w:szCs w:val="24"/>
        </w:rPr>
        <w:t>to</w:t>
      </w:r>
      <w:r w:rsidRPr="00914C26">
        <w:rPr>
          <w:sz w:val="24"/>
          <w:szCs w:val="24"/>
        </w:rPr>
        <w:t xml:space="preserve"> protect this fragile ecosystem</w:t>
      </w:r>
      <w:r>
        <w:rPr>
          <w:sz w:val="24"/>
          <w:szCs w:val="24"/>
        </w:rPr>
        <w:t xml:space="preserve"> and its traditional inhabitants. </w:t>
      </w:r>
      <w:r w:rsidR="00E63B80">
        <w:rPr>
          <w:sz w:val="24"/>
          <w:szCs w:val="24"/>
        </w:rPr>
        <w:t xml:space="preserve"> In response to the Administration’s Arctic national strategy, NOAA unveiled its</w:t>
      </w:r>
      <w:r w:rsidRPr="00914C26">
        <w:rPr>
          <w:sz w:val="24"/>
          <w:szCs w:val="24"/>
        </w:rPr>
        <w:t xml:space="preserve"> Arctic Action Plan</w:t>
      </w:r>
      <w:r w:rsidR="00E63B80">
        <w:rPr>
          <w:sz w:val="24"/>
          <w:szCs w:val="24"/>
        </w:rPr>
        <w:t xml:space="preserve"> that led</w:t>
      </w:r>
      <w:r w:rsidRPr="00914C26">
        <w:rPr>
          <w:sz w:val="24"/>
          <w:szCs w:val="24"/>
        </w:rPr>
        <w:t xml:space="preserve"> to a series of new scientific tasks </w:t>
      </w:r>
      <w:r>
        <w:rPr>
          <w:sz w:val="24"/>
          <w:szCs w:val="24"/>
        </w:rPr>
        <w:t>for NOAA</w:t>
      </w:r>
      <w:r w:rsidRPr="00914C26">
        <w:rPr>
          <w:sz w:val="24"/>
          <w:szCs w:val="24"/>
        </w:rPr>
        <w:t xml:space="preserve"> Fisheries. The rapidly changing Arctic also is </w:t>
      </w:r>
      <w:r>
        <w:rPr>
          <w:sz w:val="24"/>
          <w:szCs w:val="24"/>
        </w:rPr>
        <w:t xml:space="preserve">a </w:t>
      </w:r>
      <w:r w:rsidRPr="00914C26">
        <w:rPr>
          <w:sz w:val="24"/>
          <w:szCs w:val="24"/>
        </w:rPr>
        <w:t xml:space="preserve">place-based opportunity to conduct scaled pilot projects that develop, test, and refine </w:t>
      </w:r>
      <w:r>
        <w:rPr>
          <w:sz w:val="24"/>
          <w:szCs w:val="24"/>
        </w:rPr>
        <w:t>ecosystem-based</w:t>
      </w:r>
      <w:r w:rsidRPr="00914C26">
        <w:rPr>
          <w:sz w:val="24"/>
          <w:szCs w:val="24"/>
        </w:rPr>
        <w:t xml:space="preserve"> principles and best practices</w:t>
      </w:r>
      <w:r w:rsidR="00F33C3B">
        <w:rPr>
          <w:sz w:val="24"/>
          <w:szCs w:val="24"/>
        </w:rPr>
        <w:t>;</w:t>
      </w:r>
      <w:r w:rsidRPr="00914C26">
        <w:rPr>
          <w:sz w:val="24"/>
          <w:szCs w:val="24"/>
        </w:rPr>
        <w:t xml:space="preserve"> new technologies, scientific information, models, and assessments</w:t>
      </w:r>
      <w:r w:rsidR="00F33C3B">
        <w:rPr>
          <w:sz w:val="24"/>
          <w:szCs w:val="24"/>
        </w:rPr>
        <w:t>;</w:t>
      </w:r>
      <w:r w:rsidRPr="00914C26">
        <w:rPr>
          <w:sz w:val="24"/>
          <w:szCs w:val="24"/>
        </w:rPr>
        <w:t xml:space="preserve"> and decision-support tools that can be deployed to other regions to address specific resource management objectives.</w:t>
      </w:r>
    </w:p>
    <w:p w14:paraId="7E11890B" w14:textId="77777777" w:rsidR="00DA6685" w:rsidRDefault="00DA6685" w:rsidP="00914C26">
      <w:pPr>
        <w:autoSpaceDE w:val="0"/>
        <w:autoSpaceDN w:val="0"/>
        <w:adjustRightInd w:val="0"/>
        <w:spacing w:after="0" w:line="240" w:lineRule="auto"/>
        <w:rPr>
          <w:sz w:val="24"/>
          <w:szCs w:val="24"/>
        </w:rPr>
      </w:pPr>
    </w:p>
    <w:p w14:paraId="01C35878" w14:textId="77777777" w:rsidR="00DA6685" w:rsidRDefault="00DA6685" w:rsidP="00914C26">
      <w:pPr>
        <w:autoSpaceDE w:val="0"/>
        <w:autoSpaceDN w:val="0"/>
        <w:adjustRightInd w:val="0"/>
        <w:spacing w:after="0" w:line="240" w:lineRule="auto"/>
        <w:rPr>
          <w:sz w:val="24"/>
          <w:szCs w:val="24"/>
        </w:rPr>
      </w:pPr>
      <w:r w:rsidRPr="00DA6685">
        <w:rPr>
          <w:sz w:val="24"/>
          <w:szCs w:val="24"/>
        </w:rPr>
        <w:t>Engaging the capacity and resources of federal ocean agencies is a cost-effective way to address shared goals and mandates. The 2013 National Ocean Policy Implementation Plan identifies a number of actions that NOAA and its federal partners will achieve to bolster our economies, improve ecosystem health and resilience, sustain the domestic seafood supply, and provide better science and information to improve decision-making. For example, implementing the National Shellfish Initiative will foster better coordination and efficiency in the review and approval of aquaculture permitting.  NOAA Fisheries acknowledges the ocean science and technology priorities of the National Ocean Policy (ecosystems, Arctic, climate, observing systems, and partnerships) and we are aligning our science accordingly.</w:t>
      </w:r>
    </w:p>
    <w:p w14:paraId="3E25B59B" w14:textId="77777777" w:rsidR="00497903" w:rsidRDefault="00497903" w:rsidP="00914C26">
      <w:pPr>
        <w:autoSpaceDE w:val="0"/>
        <w:autoSpaceDN w:val="0"/>
        <w:adjustRightInd w:val="0"/>
        <w:spacing w:after="0" w:line="240" w:lineRule="auto"/>
        <w:rPr>
          <w:sz w:val="24"/>
          <w:szCs w:val="24"/>
        </w:rPr>
      </w:pPr>
    </w:p>
    <w:p w14:paraId="47B4D620" w14:textId="4D4CC7E1" w:rsidR="00914C26" w:rsidRDefault="000D268A" w:rsidP="00914C26">
      <w:pPr>
        <w:autoSpaceDE w:val="0"/>
        <w:autoSpaceDN w:val="0"/>
        <w:adjustRightInd w:val="0"/>
        <w:spacing w:after="0" w:line="240" w:lineRule="auto"/>
        <w:rPr>
          <w:sz w:val="24"/>
          <w:szCs w:val="24"/>
        </w:rPr>
      </w:pPr>
      <w:r>
        <w:rPr>
          <w:sz w:val="24"/>
          <w:szCs w:val="24"/>
        </w:rPr>
        <w:t>The changing mandates, budgets</w:t>
      </w:r>
      <w:r w:rsidR="00F33C3B">
        <w:rPr>
          <w:sz w:val="24"/>
          <w:szCs w:val="24"/>
        </w:rPr>
        <w:t>,</w:t>
      </w:r>
      <w:r>
        <w:rPr>
          <w:sz w:val="24"/>
          <w:szCs w:val="24"/>
        </w:rPr>
        <w:t xml:space="preserve"> and climatic conditions discussed above</w:t>
      </w:r>
      <w:r w:rsidR="009970C0">
        <w:rPr>
          <w:sz w:val="24"/>
          <w:szCs w:val="24"/>
        </w:rPr>
        <w:t xml:space="preserve"> </w:t>
      </w:r>
      <w:r w:rsidR="00DF36F7">
        <w:rPr>
          <w:sz w:val="24"/>
          <w:szCs w:val="24"/>
        </w:rPr>
        <w:t>highlight</w:t>
      </w:r>
      <w:r w:rsidR="009970C0">
        <w:rPr>
          <w:sz w:val="24"/>
          <w:szCs w:val="24"/>
        </w:rPr>
        <w:t xml:space="preserve"> the need for </w:t>
      </w:r>
      <w:r>
        <w:rPr>
          <w:sz w:val="24"/>
          <w:szCs w:val="24"/>
        </w:rPr>
        <w:t xml:space="preserve">NOAA Fisheries </w:t>
      </w:r>
      <w:r w:rsidR="009970C0">
        <w:rPr>
          <w:sz w:val="24"/>
          <w:szCs w:val="24"/>
        </w:rPr>
        <w:t xml:space="preserve">to </w:t>
      </w:r>
      <w:r>
        <w:rPr>
          <w:sz w:val="24"/>
          <w:szCs w:val="24"/>
        </w:rPr>
        <w:t>integrat</w:t>
      </w:r>
      <w:r w:rsidR="009970C0">
        <w:rPr>
          <w:sz w:val="24"/>
          <w:szCs w:val="24"/>
        </w:rPr>
        <w:t xml:space="preserve">e </w:t>
      </w:r>
      <w:r>
        <w:rPr>
          <w:sz w:val="24"/>
          <w:szCs w:val="24"/>
        </w:rPr>
        <w:t xml:space="preserve">science and management </w:t>
      </w:r>
      <w:r w:rsidR="000A1A7A">
        <w:rPr>
          <w:sz w:val="24"/>
          <w:szCs w:val="24"/>
        </w:rPr>
        <w:t>strategies</w:t>
      </w:r>
      <w:r w:rsidR="000A7B79">
        <w:rPr>
          <w:sz w:val="24"/>
          <w:szCs w:val="24"/>
        </w:rPr>
        <w:t xml:space="preserve"> at all levels (e.g. international, national, regional, etc.)</w:t>
      </w:r>
      <w:r w:rsidR="00965E3B">
        <w:rPr>
          <w:sz w:val="24"/>
          <w:szCs w:val="24"/>
        </w:rPr>
        <w:t>.</w:t>
      </w:r>
      <w:r>
        <w:rPr>
          <w:sz w:val="24"/>
          <w:szCs w:val="24"/>
        </w:rPr>
        <w:t xml:space="preserve"> </w:t>
      </w:r>
      <w:r w:rsidR="009970C0">
        <w:rPr>
          <w:sz w:val="24"/>
          <w:szCs w:val="24"/>
        </w:rPr>
        <w:t xml:space="preserve">The strategic planning initiatives being undertaken at regional offices </w:t>
      </w:r>
      <w:r w:rsidR="008C0913">
        <w:rPr>
          <w:sz w:val="24"/>
          <w:szCs w:val="24"/>
        </w:rPr>
        <w:t xml:space="preserve">and strategic reviews at the science centers </w:t>
      </w:r>
      <w:r w:rsidR="009970C0">
        <w:rPr>
          <w:sz w:val="24"/>
          <w:szCs w:val="24"/>
        </w:rPr>
        <w:t xml:space="preserve">will help guide integration </w:t>
      </w:r>
      <w:r w:rsidR="008C0913">
        <w:rPr>
          <w:sz w:val="24"/>
          <w:szCs w:val="24"/>
        </w:rPr>
        <w:t>of regional plans and objectives</w:t>
      </w:r>
      <w:r w:rsidR="009970C0">
        <w:rPr>
          <w:sz w:val="24"/>
          <w:szCs w:val="24"/>
        </w:rPr>
        <w:t xml:space="preserve">. Establishment of </w:t>
      </w:r>
      <w:r w:rsidR="004F40A4">
        <w:rPr>
          <w:sz w:val="24"/>
          <w:szCs w:val="24"/>
        </w:rPr>
        <w:t>unified</w:t>
      </w:r>
      <w:r w:rsidR="009970C0">
        <w:rPr>
          <w:sz w:val="24"/>
          <w:szCs w:val="24"/>
        </w:rPr>
        <w:t xml:space="preserve"> regional strategic objectives </w:t>
      </w:r>
      <w:r w:rsidR="008A4F9D">
        <w:rPr>
          <w:sz w:val="24"/>
          <w:szCs w:val="24"/>
        </w:rPr>
        <w:t>will increase the efficiency and effectiveness of NOAA Fisher</w:t>
      </w:r>
      <w:r w:rsidR="00DC09B4">
        <w:rPr>
          <w:sz w:val="24"/>
          <w:szCs w:val="24"/>
        </w:rPr>
        <w:t>ies science and management operations</w:t>
      </w:r>
      <w:r w:rsidR="008A4F9D">
        <w:rPr>
          <w:sz w:val="24"/>
          <w:szCs w:val="24"/>
        </w:rPr>
        <w:t>.</w:t>
      </w:r>
      <w:r w:rsidR="009970C0">
        <w:rPr>
          <w:sz w:val="24"/>
          <w:szCs w:val="24"/>
        </w:rPr>
        <w:t xml:space="preserve"> </w:t>
      </w:r>
    </w:p>
    <w:p w14:paraId="7F8759CB" w14:textId="77777777" w:rsidR="00AE3BF3" w:rsidRDefault="00AE3BF3">
      <w:pPr>
        <w:rPr>
          <w:sz w:val="24"/>
          <w:szCs w:val="24"/>
        </w:rPr>
      </w:pPr>
      <w:r>
        <w:rPr>
          <w:sz w:val="24"/>
          <w:szCs w:val="24"/>
        </w:rPr>
        <w:br w:type="page"/>
      </w:r>
    </w:p>
    <w:p w14:paraId="62DE247C" w14:textId="1B42E6A3" w:rsidR="00AC6D2A" w:rsidRDefault="00AC6D2A" w:rsidP="009A4FCF">
      <w:pPr>
        <w:spacing w:after="120"/>
        <w:jc w:val="center"/>
        <w:rPr>
          <w:rFonts w:asciiTheme="majorHAnsi" w:hAnsiTheme="majorHAnsi"/>
          <w:b/>
          <w:sz w:val="24"/>
          <w:szCs w:val="24"/>
        </w:rPr>
      </w:pPr>
      <w:r>
        <w:rPr>
          <w:rFonts w:asciiTheme="majorHAnsi" w:hAnsiTheme="majorHAnsi"/>
          <w:b/>
          <w:sz w:val="24"/>
          <w:szCs w:val="24"/>
        </w:rPr>
        <w:lastRenderedPageBreak/>
        <w:t>NOAA Fisheries Priorities Document</w:t>
      </w:r>
      <w:r w:rsidR="009A4FCF">
        <w:rPr>
          <w:rFonts w:asciiTheme="majorHAnsi" w:hAnsiTheme="majorHAnsi"/>
          <w:b/>
          <w:sz w:val="24"/>
          <w:szCs w:val="24"/>
        </w:rPr>
        <w:t xml:space="preserve">: </w:t>
      </w:r>
      <w:r>
        <w:rPr>
          <w:rFonts w:asciiTheme="majorHAnsi" w:hAnsiTheme="majorHAnsi"/>
          <w:b/>
          <w:sz w:val="24"/>
          <w:szCs w:val="24"/>
        </w:rPr>
        <w:t xml:space="preserve">DRAFT Anticipated Results in FY </w:t>
      </w:r>
      <w:del w:id="667" w:author="Richard Merrick" w:date="2015-06-14T14:54:00Z">
        <w:r w:rsidDel="00CD7965">
          <w:rPr>
            <w:rFonts w:asciiTheme="majorHAnsi" w:hAnsiTheme="majorHAnsi"/>
            <w:b/>
            <w:sz w:val="24"/>
            <w:szCs w:val="24"/>
          </w:rPr>
          <w:delText>2015</w:delText>
        </w:r>
      </w:del>
      <w:ins w:id="668" w:author="Richard Merrick" w:date="2015-06-14T14:54:00Z">
        <w:r w:rsidR="00CD7965">
          <w:rPr>
            <w:rFonts w:asciiTheme="majorHAnsi" w:hAnsiTheme="majorHAnsi"/>
            <w:b/>
            <w:sz w:val="24"/>
            <w:szCs w:val="24"/>
          </w:rPr>
          <w:t>2016</w:t>
        </w:r>
      </w:ins>
    </w:p>
    <w:tbl>
      <w:tblPr>
        <w:tblStyle w:val="TableGrid"/>
        <w:tblW w:w="9990" w:type="dxa"/>
        <w:tblInd w:w="-342" w:type="dxa"/>
        <w:tblLook w:val="04A0" w:firstRow="1" w:lastRow="0" w:firstColumn="1" w:lastColumn="0" w:noHBand="0" w:noVBand="1"/>
      </w:tblPr>
      <w:tblGrid>
        <w:gridCol w:w="4773"/>
        <w:gridCol w:w="5145"/>
        <w:gridCol w:w="72"/>
      </w:tblGrid>
      <w:tr w:rsidR="00C701F1" w14:paraId="6FB7625C" w14:textId="77777777" w:rsidTr="009A4FCF">
        <w:tc>
          <w:tcPr>
            <w:tcW w:w="9990" w:type="dxa"/>
            <w:gridSpan w:val="3"/>
          </w:tcPr>
          <w:p w14:paraId="7F4AB2B9" w14:textId="74D30464" w:rsidR="00C701F1" w:rsidRPr="0008437C" w:rsidRDefault="0008437C" w:rsidP="00AC6D2A">
            <w:pPr>
              <w:spacing w:after="120"/>
              <w:jc w:val="center"/>
              <w:rPr>
                <w:rFonts w:asciiTheme="majorHAnsi" w:hAnsiTheme="majorHAnsi"/>
                <w:b/>
                <w:sz w:val="28"/>
                <w:szCs w:val="28"/>
              </w:rPr>
            </w:pPr>
            <w:r w:rsidRPr="009A4FCF">
              <w:rPr>
                <w:rFonts w:asciiTheme="majorHAnsi" w:hAnsiTheme="majorHAnsi"/>
                <w:b/>
                <w:szCs w:val="24"/>
              </w:rPr>
              <w:t>NOAA Priority</w:t>
            </w:r>
            <w:r w:rsidRPr="0008437C">
              <w:rPr>
                <w:rFonts w:asciiTheme="majorHAnsi" w:hAnsiTheme="majorHAnsi"/>
                <w:b/>
                <w:sz w:val="28"/>
                <w:szCs w:val="28"/>
              </w:rPr>
              <w:t xml:space="preserve">: </w:t>
            </w:r>
            <w:r w:rsidRPr="0008437C">
              <w:rPr>
                <w:rFonts w:asciiTheme="majorHAnsi" w:hAnsiTheme="majorHAnsi"/>
                <w:b/>
                <w:szCs w:val="24"/>
              </w:rPr>
              <w:t>Provide information and services to make communities more resilient</w:t>
            </w:r>
          </w:p>
        </w:tc>
      </w:tr>
      <w:tr w:rsidR="00AC6D2A" w14:paraId="34650785" w14:textId="77777777" w:rsidTr="009A4FCF">
        <w:trPr>
          <w:gridAfter w:val="1"/>
          <w:wAfter w:w="72" w:type="dxa"/>
          <w:cantSplit/>
          <w:trHeight w:val="6"/>
          <w:tblHeader/>
        </w:trPr>
        <w:tc>
          <w:tcPr>
            <w:tcW w:w="47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hideMark/>
          </w:tcPr>
          <w:p w14:paraId="7F2A9AA2" w14:textId="6871B747" w:rsidR="00AC6D2A" w:rsidRDefault="00AC6D2A">
            <w:pPr>
              <w:spacing w:before="120" w:after="120"/>
              <w:jc w:val="center"/>
              <w:rPr>
                <w:rFonts w:cs="Times New Roman"/>
                <w:b/>
                <w:color w:val="FFFFFF" w:themeColor="background1"/>
                <w:szCs w:val="24"/>
              </w:rPr>
            </w:pPr>
            <w:r>
              <w:rPr>
                <w:rFonts w:cs="Times New Roman"/>
                <w:b/>
                <w:color w:val="FFFFFF" w:themeColor="background1"/>
                <w:szCs w:val="24"/>
              </w:rPr>
              <w:t>Maximize Productivity and Sustainability of Fisheries</w:t>
            </w:r>
          </w:p>
        </w:tc>
        <w:tc>
          <w:tcPr>
            <w:tcW w:w="514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hideMark/>
          </w:tcPr>
          <w:p w14:paraId="207B4725" w14:textId="77777777" w:rsidR="00AC6D2A" w:rsidRDefault="00AC6D2A">
            <w:pPr>
              <w:spacing w:before="120" w:after="120"/>
              <w:jc w:val="center"/>
              <w:rPr>
                <w:rFonts w:cs="Times New Roman"/>
                <w:b/>
                <w:color w:val="FFFFFF" w:themeColor="background1"/>
                <w:szCs w:val="24"/>
              </w:rPr>
            </w:pPr>
            <w:r>
              <w:rPr>
                <w:rFonts w:cs="Times New Roman"/>
                <w:b/>
                <w:color w:val="FFFFFF" w:themeColor="background1"/>
                <w:szCs w:val="24"/>
              </w:rPr>
              <w:t>Recover and Preserve Protected Species</w:t>
            </w:r>
          </w:p>
        </w:tc>
      </w:tr>
      <w:tr w:rsidR="00AC6D2A" w14:paraId="18C2BEA5" w14:textId="77777777" w:rsidTr="009A4FCF">
        <w:trPr>
          <w:gridAfter w:val="1"/>
          <w:wAfter w:w="72" w:type="dxa"/>
          <w:cantSplit/>
          <w:trHeight w:val="10430"/>
        </w:trPr>
        <w:tc>
          <w:tcPr>
            <w:tcW w:w="4773" w:type="dxa"/>
            <w:tcBorders>
              <w:top w:val="single" w:sz="4" w:space="0" w:color="FFFFFF" w:themeColor="background1"/>
              <w:left w:val="single" w:sz="4" w:space="0" w:color="auto"/>
              <w:bottom w:val="single" w:sz="4" w:space="0" w:color="auto"/>
              <w:right w:val="single" w:sz="4" w:space="0" w:color="auto"/>
            </w:tcBorders>
            <w:shd w:val="clear" w:color="auto" w:fill="E5B8B7" w:themeFill="accent2" w:themeFillTint="66"/>
            <w:hideMark/>
          </w:tcPr>
          <w:p w14:paraId="22DE522F" w14:textId="77777777" w:rsidR="00AC6D2A" w:rsidRDefault="00AC6D2A">
            <w:pPr>
              <w:spacing w:after="120"/>
              <w:rPr>
                <w:rFonts w:cs="Times New Roman"/>
                <w:b/>
                <w:szCs w:val="24"/>
              </w:rPr>
            </w:pPr>
            <w:r>
              <w:rPr>
                <w:rFonts w:cs="Times New Roman"/>
                <w:b/>
                <w:szCs w:val="24"/>
              </w:rPr>
              <w:t>Fishery Regulatory Actions</w:t>
            </w:r>
          </w:p>
          <w:p w14:paraId="460398E2" w14:textId="77777777" w:rsidR="00AC6D2A" w:rsidRDefault="00AC6D2A" w:rsidP="00001187">
            <w:pPr>
              <w:numPr>
                <w:ilvl w:val="0"/>
                <w:numId w:val="7"/>
              </w:numPr>
              <w:contextualSpacing/>
              <w:rPr>
                <w:rFonts w:cs="Times New Roman"/>
                <w:iCs/>
                <w:szCs w:val="24"/>
              </w:rPr>
            </w:pPr>
            <w:r>
              <w:rPr>
                <w:rFonts w:cs="Times New Roman"/>
                <w:iCs/>
                <w:szCs w:val="24"/>
              </w:rPr>
              <w:t>Decrease the number of stocks subject to overfishing and increase the number of rebuilt stocks.</w:t>
            </w:r>
          </w:p>
          <w:p w14:paraId="130CFEB4" w14:textId="77777777" w:rsidR="00AC6D2A" w:rsidRDefault="00AC6D2A" w:rsidP="00001187">
            <w:pPr>
              <w:numPr>
                <w:ilvl w:val="0"/>
                <w:numId w:val="7"/>
              </w:numPr>
              <w:contextualSpacing/>
              <w:rPr>
                <w:rFonts w:cs="Times New Roman"/>
                <w:iCs/>
                <w:szCs w:val="24"/>
              </w:rPr>
            </w:pPr>
            <w:r>
              <w:rPr>
                <w:rFonts w:cs="Times New Roman"/>
                <w:iCs/>
                <w:szCs w:val="24"/>
              </w:rPr>
              <w:t>Engage recreational stakeholder</w:t>
            </w:r>
            <w:r>
              <w:rPr>
                <w:rFonts w:cs="Times New Roman"/>
                <w:iCs/>
                <w:szCs w:val="24"/>
                <w:shd w:val="clear" w:color="auto" w:fill="E5B8B7" w:themeFill="accent2" w:themeFillTint="66"/>
              </w:rPr>
              <w:t>s</w:t>
            </w:r>
            <w:r>
              <w:rPr>
                <w:rFonts w:cs="Times New Roman"/>
                <w:szCs w:val="24"/>
              </w:rPr>
              <w:t xml:space="preserve"> </w:t>
            </w:r>
            <w:r>
              <w:rPr>
                <w:rFonts w:cs="Times New Roman"/>
                <w:iCs/>
                <w:szCs w:val="24"/>
              </w:rPr>
              <w:t>on the recommendations stemming from the 2014 Recreational Fisheries Summit, Recreational Action Agenda, and regional action agendas.</w:t>
            </w:r>
          </w:p>
          <w:p w14:paraId="749408BE" w14:textId="77777777" w:rsidR="00AC6D2A" w:rsidRDefault="00AC6D2A" w:rsidP="00001187">
            <w:pPr>
              <w:numPr>
                <w:ilvl w:val="0"/>
                <w:numId w:val="7"/>
              </w:numPr>
              <w:contextualSpacing/>
              <w:rPr>
                <w:rFonts w:cs="Times New Roman"/>
                <w:iCs/>
                <w:szCs w:val="24"/>
              </w:rPr>
            </w:pPr>
            <w:r>
              <w:rPr>
                <w:rFonts w:cs="Times New Roman"/>
                <w:iCs/>
                <w:szCs w:val="24"/>
              </w:rPr>
              <w:t>Solicit feedback and comments on National Standard 1 guidance, and identify specific actions and proposed revisions.</w:t>
            </w:r>
          </w:p>
          <w:p w14:paraId="6E205A8E" w14:textId="77777777" w:rsidR="00AC6D2A" w:rsidRDefault="00AC6D2A" w:rsidP="00001187">
            <w:pPr>
              <w:numPr>
                <w:ilvl w:val="0"/>
                <w:numId w:val="7"/>
              </w:numPr>
              <w:contextualSpacing/>
              <w:rPr>
                <w:rFonts w:cs="Times New Roman"/>
                <w:iCs/>
                <w:szCs w:val="24"/>
              </w:rPr>
            </w:pPr>
            <w:r>
              <w:rPr>
                <w:rFonts w:cs="Times New Roman"/>
                <w:iCs/>
                <w:szCs w:val="24"/>
              </w:rPr>
              <w:t>Work with partners and Congress on MSA reauthorization.</w:t>
            </w:r>
          </w:p>
          <w:p w14:paraId="6A3EEB66" w14:textId="77777777" w:rsidR="00AC6D2A" w:rsidRDefault="00AC6D2A" w:rsidP="00001187">
            <w:pPr>
              <w:numPr>
                <w:ilvl w:val="0"/>
                <w:numId w:val="7"/>
              </w:numPr>
              <w:contextualSpacing/>
              <w:rPr>
                <w:rFonts w:cs="Times New Roman"/>
                <w:iCs/>
                <w:szCs w:val="24"/>
              </w:rPr>
            </w:pPr>
            <w:r>
              <w:rPr>
                <w:rFonts w:cs="Times New Roman"/>
                <w:iCs/>
                <w:szCs w:val="24"/>
              </w:rPr>
              <w:t>Increase the recognition of the sustainability of U.S. fisheries using our own FishWatch program and collaboration with external partners.</w:t>
            </w:r>
          </w:p>
          <w:p w14:paraId="0AD9A4F7" w14:textId="77777777" w:rsidR="00AC6D2A" w:rsidRDefault="00AC6D2A" w:rsidP="00001187">
            <w:pPr>
              <w:numPr>
                <w:ilvl w:val="0"/>
                <w:numId w:val="7"/>
              </w:numPr>
              <w:contextualSpacing/>
              <w:rPr>
                <w:rFonts w:cs="Times New Roman"/>
                <w:iCs/>
                <w:szCs w:val="24"/>
              </w:rPr>
            </w:pPr>
            <w:r>
              <w:rPr>
                <w:rFonts w:cs="Times New Roman"/>
                <w:iCs/>
                <w:szCs w:val="24"/>
              </w:rPr>
              <w:t>Integrate an ecosystem-based approach</w:t>
            </w:r>
            <w:r w:rsidR="004B3683">
              <w:rPr>
                <w:rFonts w:cs="Times New Roman"/>
                <w:iCs/>
                <w:szCs w:val="24"/>
              </w:rPr>
              <w:t xml:space="preserve"> to</w:t>
            </w:r>
            <w:r>
              <w:rPr>
                <w:rFonts w:cs="Times New Roman"/>
                <w:iCs/>
                <w:szCs w:val="24"/>
              </w:rPr>
              <w:t xml:space="preserve"> management into the tools and information needed to improve certainty within resource and ocean management and business decisions.</w:t>
            </w:r>
          </w:p>
          <w:p w14:paraId="5A9A4356" w14:textId="77777777" w:rsidR="00AC6D2A" w:rsidRDefault="00AC6D2A" w:rsidP="00001187">
            <w:pPr>
              <w:numPr>
                <w:ilvl w:val="0"/>
                <w:numId w:val="7"/>
              </w:numPr>
              <w:tabs>
                <w:tab w:val="left" w:pos="0"/>
              </w:tabs>
              <w:contextualSpacing/>
              <w:rPr>
                <w:rFonts w:cs="Times New Roman"/>
                <w:iCs/>
                <w:szCs w:val="24"/>
              </w:rPr>
            </w:pPr>
            <w:r>
              <w:rPr>
                <w:rFonts w:cs="Times New Roman"/>
                <w:iCs/>
                <w:szCs w:val="24"/>
              </w:rPr>
              <w:t>Implement initial efforts to establish electronic monitoring and reporting.</w:t>
            </w:r>
          </w:p>
          <w:p w14:paraId="6B162F81" w14:textId="6662C422" w:rsidR="00AC6D2A" w:rsidRDefault="00AC6D2A" w:rsidP="00100D49">
            <w:pPr>
              <w:numPr>
                <w:ilvl w:val="0"/>
                <w:numId w:val="7"/>
              </w:numPr>
              <w:tabs>
                <w:tab w:val="left" w:pos="0"/>
              </w:tabs>
              <w:contextualSpacing/>
              <w:rPr>
                <w:rFonts w:cs="Times New Roman"/>
                <w:iCs/>
                <w:szCs w:val="24"/>
              </w:rPr>
            </w:pPr>
            <w:r>
              <w:rPr>
                <w:rFonts w:cs="Times New Roman"/>
                <w:iCs/>
                <w:szCs w:val="24"/>
              </w:rPr>
              <w:t xml:space="preserve">Implement cost recovery to help fund sustainable management for the </w:t>
            </w:r>
            <w:r w:rsidR="00100D49">
              <w:rPr>
                <w:rFonts w:cs="Times New Roman"/>
                <w:iCs/>
                <w:szCs w:val="24"/>
              </w:rPr>
              <w:t xml:space="preserve">West Coast </w:t>
            </w:r>
            <w:r>
              <w:rPr>
                <w:rFonts w:cs="Times New Roman"/>
                <w:iCs/>
                <w:szCs w:val="24"/>
              </w:rPr>
              <w:t>Trawl Rationalization program.</w:t>
            </w:r>
          </w:p>
        </w:tc>
        <w:tc>
          <w:tcPr>
            <w:tcW w:w="5145" w:type="dxa"/>
            <w:tcBorders>
              <w:top w:val="single" w:sz="4" w:space="0" w:color="FFFFFF" w:themeColor="background1"/>
              <w:left w:val="single" w:sz="4" w:space="0" w:color="auto"/>
              <w:bottom w:val="single" w:sz="4" w:space="0" w:color="auto"/>
              <w:right w:val="single" w:sz="4" w:space="0" w:color="auto"/>
            </w:tcBorders>
            <w:shd w:val="clear" w:color="auto" w:fill="FFFF99"/>
            <w:hideMark/>
          </w:tcPr>
          <w:p w14:paraId="4D294BF8" w14:textId="77777777" w:rsidR="00AC6D2A" w:rsidRDefault="00AC6D2A">
            <w:pPr>
              <w:spacing w:after="120"/>
              <w:rPr>
                <w:rFonts w:cs="Times New Roman"/>
                <w:b/>
                <w:szCs w:val="24"/>
              </w:rPr>
            </w:pPr>
            <w:r>
              <w:rPr>
                <w:rFonts w:cs="Times New Roman"/>
                <w:b/>
                <w:szCs w:val="24"/>
              </w:rPr>
              <w:t>Protected Species Regulatory Action</w:t>
            </w:r>
          </w:p>
          <w:p w14:paraId="44543658" w14:textId="77777777" w:rsidR="00AC6D2A" w:rsidRPr="008F49B2" w:rsidRDefault="00AC6D2A" w:rsidP="00001187">
            <w:pPr>
              <w:pStyle w:val="ListParagraph"/>
              <w:numPr>
                <w:ilvl w:val="0"/>
                <w:numId w:val="8"/>
              </w:numPr>
              <w:autoSpaceDE w:val="0"/>
              <w:autoSpaceDN w:val="0"/>
              <w:adjustRightInd w:val="0"/>
              <w:rPr>
                <w:rFonts w:cs="Times New Roman"/>
                <w:szCs w:val="24"/>
              </w:rPr>
            </w:pPr>
            <w:r w:rsidRPr="008F49B2">
              <w:rPr>
                <w:rFonts w:cs="Times New Roman"/>
                <w:szCs w:val="24"/>
              </w:rPr>
              <w:t xml:space="preserve">Identify methods for incorporating changing climate information into our management of protected species. </w:t>
            </w:r>
          </w:p>
          <w:p w14:paraId="6DB5B238" w14:textId="77777777" w:rsidR="00AC6D2A" w:rsidRDefault="00AC6D2A" w:rsidP="00001187">
            <w:pPr>
              <w:numPr>
                <w:ilvl w:val="0"/>
                <w:numId w:val="8"/>
              </w:numPr>
              <w:autoSpaceDE w:val="0"/>
              <w:autoSpaceDN w:val="0"/>
              <w:adjustRightInd w:val="0"/>
              <w:contextualSpacing/>
              <w:rPr>
                <w:rFonts w:cs="Times New Roman"/>
                <w:szCs w:val="24"/>
              </w:rPr>
            </w:pPr>
            <w:r>
              <w:rPr>
                <w:rFonts w:cs="Times New Roman"/>
                <w:szCs w:val="24"/>
              </w:rPr>
              <w:t>Reduce fishery interactions with protected species.</w:t>
            </w:r>
            <w:r>
              <w:rPr>
                <w:rFonts w:cs="Times New Roman"/>
                <w:iCs/>
                <w:szCs w:val="24"/>
              </w:rPr>
              <w:t xml:space="preserve"> </w:t>
            </w:r>
          </w:p>
          <w:p w14:paraId="6E830FE4" w14:textId="60DBAC02" w:rsidR="004678C6" w:rsidRPr="0052180E" w:rsidRDefault="006F1568" w:rsidP="00001187">
            <w:pPr>
              <w:pStyle w:val="ListParagraph"/>
              <w:numPr>
                <w:ilvl w:val="0"/>
                <w:numId w:val="8"/>
              </w:numPr>
              <w:autoSpaceDE w:val="0"/>
              <w:autoSpaceDN w:val="0"/>
              <w:adjustRightInd w:val="0"/>
              <w:rPr>
                <w:szCs w:val="24"/>
              </w:rPr>
            </w:pPr>
            <w:r>
              <w:rPr>
                <w:szCs w:val="24"/>
              </w:rPr>
              <w:t>Work with partners to i</w:t>
            </w:r>
            <w:r w:rsidR="004678C6" w:rsidRPr="0052180E">
              <w:rPr>
                <w:szCs w:val="24"/>
              </w:rPr>
              <w:t>nitiate 50 new recovery actions in final recovery plans, focusing on actions that provide optimal conservation value</w:t>
            </w:r>
            <w:r w:rsidR="004678C6">
              <w:rPr>
                <w:szCs w:val="24"/>
              </w:rPr>
              <w:t>.</w:t>
            </w:r>
            <w:r w:rsidR="004678C6" w:rsidRPr="0052180E">
              <w:rPr>
                <w:szCs w:val="24"/>
              </w:rPr>
              <w:t xml:space="preserve">  </w:t>
            </w:r>
          </w:p>
          <w:p w14:paraId="3505A047" w14:textId="77777777" w:rsidR="004678C6" w:rsidRPr="00001187" w:rsidRDefault="004678C6" w:rsidP="00001187">
            <w:pPr>
              <w:pStyle w:val="ListParagraph"/>
              <w:numPr>
                <w:ilvl w:val="0"/>
                <w:numId w:val="8"/>
              </w:numPr>
              <w:autoSpaceDE w:val="0"/>
              <w:autoSpaceDN w:val="0"/>
              <w:adjustRightInd w:val="0"/>
              <w:rPr>
                <w:szCs w:val="24"/>
              </w:rPr>
            </w:pPr>
            <w:r w:rsidRPr="00DC748B">
              <w:rPr>
                <w:szCs w:val="24"/>
              </w:rPr>
              <w:t xml:space="preserve">Working with U.S. Fish and Wildlife </w:t>
            </w:r>
            <w:r w:rsidRPr="00001187">
              <w:rPr>
                <w:szCs w:val="24"/>
              </w:rPr>
              <w:t>Service, implement the Convention on International Trade in Endangered Species (CITES) shark listing to control international trade of shark species, including the newly ESA-listed scalloped hammerhead sharks.</w:t>
            </w:r>
          </w:p>
          <w:p w14:paraId="33E2A6C6" w14:textId="77777777" w:rsidR="008F49B2" w:rsidRPr="00001187" w:rsidRDefault="004678C6" w:rsidP="00001187">
            <w:pPr>
              <w:pStyle w:val="ListParagraph"/>
              <w:numPr>
                <w:ilvl w:val="0"/>
                <w:numId w:val="8"/>
              </w:numPr>
              <w:autoSpaceDE w:val="0"/>
              <w:autoSpaceDN w:val="0"/>
              <w:adjustRightInd w:val="0"/>
              <w:rPr>
                <w:rFonts w:cs="Times New Roman"/>
                <w:szCs w:val="24"/>
              </w:rPr>
            </w:pPr>
            <w:r w:rsidRPr="00001187">
              <w:rPr>
                <w:szCs w:val="24"/>
              </w:rPr>
              <w:t xml:space="preserve">Work with U.S. Fish and Wildlife Service to finalize </w:t>
            </w:r>
            <w:r w:rsidR="00F05EBC">
              <w:rPr>
                <w:szCs w:val="24"/>
              </w:rPr>
              <w:t>three</w:t>
            </w:r>
            <w:r w:rsidR="00F05EBC" w:rsidRPr="00001187">
              <w:rPr>
                <w:szCs w:val="24"/>
              </w:rPr>
              <w:t xml:space="preserve"> </w:t>
            </w:r>
            <w:r w:rsidRPr="00001187">
              <w:rPr>
                <w:szCs w:val="24"/>
              </w:rPr>
              <w:t xml:space="preserve">joint rules as part of regulatory reform to improve Endangered Species Act implementation.  </w:t>
            </w:r>
          </w:p>
          <w:p w14:paraId="1924D1C0" w14:textId="71676866" w:rsidR="00DC545F" w:rsidRPr="00DC545F" w:rsidRDefault="00001187" w:rsidP="00001187">
            <w:pPr>
              <w:pStyle w:val="ListParagraph"/>
              <w:numPr>
                <w:ilvl w:val="0"/>
                <w:numId w:val="8"/>
              </w:numPr>
              <w:autoSpaceDE w:val="0"/>
              <w:autoSpaceDN w:val="0"/>
              <w:adjustRightInd w:val="0"/>
              <w:rPr>
                <w:szCs w:val="24"/>
              </w:rPr>
            </w:pPr>
            <w:r w:rsidRPr="00001187">
              <w:rPr>
                <w:rFonts w:cs="Times New Roman"/>
                <w:iCs/>
                <w:szCs w:val="24"/>
              </w:rPr>
              <w:t xml:space="preserve">Publish </w:t>
            </w:r>
            <w:r w:rsidR="004226DB">
              <w:rPr>
                <w:rFonts w:cs="Times New Roman"/>
                <w:iCs/>
                <w:szCs w:val="24"/>
              </w:rPr>
              <w:t>8</w:t>
            </w:r>
            <w:r w:rsidR="004226DB" w:rsidRPr="00001187">
              <w:rPr>
                <w:rFonts w:cs="Times New Roman"/>
                <w:iCs/>
                <w:szCs w:val="24"/>
              </w:rPr>
              <w:t xml:space="preserve"> </w:t>
            </w:r>
            <w:r w:rsidRPr="00001187">
              <w:rPr>
                <w:rFonts w:cs="Times New Roman"/>
                <w:iCs/>
                <w:szCs w:val="24"/>
              </w:rPr>
              <w:t xml:space="preserve">draft and </w:t>
            </w:r>
            <w:r w:rsidR="004226DB">
              <w:rPr>
                <w:rFonts w:cs="Times New Roman"/>
                <w:iCs/>
                <w:szCs w:val="24"/>
              </w:rPr>
              <w:t>2</w:t>
            </w:r>
            <w:r w:rsidR="004226DB" w:rsidRPr="00001187">
              <w:rPr>
                <w:rFonts w:cs="Times New Roman"/>
                <w:iCs/>
                <w:szCs w:val="24"/>
              </w:rPr>
              <w:t xml:space="preserve"> </w:t>
            </w:r>
            <w:r w:rsidRPr="00001187">
              <w:rPr>
                <w:rFonts w:cs="Times New Roman"/>
                <w:iCs/>
                <w:szCs w:val="24"/>
              </w:rPr>
              <w:t>final recovery plans</w:t>
            </w:r>
            <w:r w:rsidR="00DC545F">
              <w:rPr>
                <w:rFonts w:cs="Times New Roman"/>
                <w:iCs/>
                <w:szCs w:val="24"/>
              </w:rPr>
              <w:t>.</w:t>
            </w:r>
          </w:p>
          <w:p w14:paraId="348F61BB" w14:textId="77777777" w:rsidR="007270BF" w:rsidRPr="00001187" w:rsidRDefault="007270BF" w:rsidP="00DC545F">
            <w:pPr>
              <w:pStyle w:val="ListParagraph"/>
              <w:numPr>
                <w:ilvl w:val="0"/>
                <w:numId w:val="8"/>
              </w:numPr>
              <w:autoSpaceDE w:val="0"/>
              <w:autoSpaceDN w:val="0"/>
              <w:adjustRightInd w:val="0"/>
              <w:rPr>
                <w:szCs w:val="24"/>
              </w:rPr>
            </w:pPr>
            <w:r w:rsidRPr="00001187">
              <w:rPr>
                <w:szCs w:val="24"/>
              </w:rPr>
              <w:t xml:space="preserve">Implement the listing of coral species, including developing recovery outlines to guide </w:t>
            </w:r>
            <w:r w:rsidR="00DC545F" w:rsidRPr="00DC545F">
              <w:rPr>
                <w:szCs w:val="24"/>
              </w:rPr>
              <w:t>§</w:t>
            </w:r>
            <w:r w:rsidRPr="00001187">
              <w:rPr>
                <w:szCs w:val="24"/>
              </w:rPr>
              <w:t>7 consultations and recovery planning.</w:t>
            </w:r>
          </w:p>
          <w:p w14:paraId="7BA51880" w14:textId="77777777" w:rsidR="007270BF" w:rsidRDefault="00001187" w:rsidP="00001187">
            <w:pPr>
              <w:pStyle w:val="ListParagraph"/>
              <w:numPr>
                <w:ilvl w:val="0"/>
                <w:numId w:val="8"/>
              </w:numPr>
              <w:autoSpaceDE w:val="0"/>
              <w:autoSpaceDN w:val="0"/>
              <w:adjustRightInd w:val="0"/>
              <w:rPr>
                <w:rFonts w:cs="Times New Roman"/>
                <w:szCs w:val="24"/>
              </w:rPr>
            </w:pPr>
            <w:r>
              <w:rPr>
                <w:rFonts w:cs="Times New Roman"/>
                <w:szCs w:val="24"/>
              </w:rPr>
              <w:t>Investigate the feasibility of a coral mitigation banking program for ESA listed species.</w:t>
            </w:r>
          </w:p>
          <w:p w14:paraId="2D527995" w14:textId="77777777" w:rsidR="006F1568" w:rsidRDefault="006F1568" w:rsidP="00001187">
            <w:pPr>
              <w:pStyle w:val="ListParagraph"/>
              <w:numPr>
                <w:ilvl w:val="0"/>
                <w:numId w:val="8"/>
              </w:numPr>
              <w:autoSpaceDE w:val="0"/>
              <w:autoSpaceDN w:val="0"/>
              <w:adjustRightInd w:val="0"/>
              <w:rPr>
                <w:rFonts w:cs="Times New Roman"/>
                <w:szCs w:val="24"/>
              </w:rPr>
            </w:pPr>
            <w:r>
              <w:rPr>
                <w:rFonts w:cs="Times New Roman"/>
                <w:szCs w:val="24"/>
              </w:rPr>
              <w:t>Support protected species reintroduction efforts through the use of experimental population designations, FERC relicensing, and partnerships.</w:t>
            </w:r>
          </w:p>
          <w:p w14:paraId="3A0B1ED6" w14:textId="77777777" w:rsidR="00EB6999" w:rsidRPr="00EB6999" w:rsidRDefault="00EB6999" w:rsidP="00EB6999">
            <w:pPr>
              <w:pStyle w:val="ListParagraph"/>
              <w:numPr>
                <w:ilvl w:val="0"/>
                <w:numId w:val="8"/>
              </w:numPr>
              <w:rPr>
                <w:rFonts w:cs="Times New Roman"/>
                <w:szCs w:val="24"/>
              </w:rPr>
            </w:pPr>
            <w:r w:rsidRPr="00EB6999">
              <w:rPr>
                <w:rFonts w:cs="Times New Roman"/>
                <w:szCs w:val="24"/>
              </w:rPr>
              <w:t>Complete review of Hatchery and Genetic Management plans that allow sustained salmon aquaculture to continue while protecting and restoring ESA salmon and supporting Tribal Treaty Rights</w:t>
            </w:r>
          </w:p>
          <w:p w14:paraId="07A9D0FA" w14:textId="77777777" w:rsidR="00EB6999" w:rsidRPr="004678C6" w:rsidRDefault="00EB6999" w:rsidP="00EB6999">
            <w:pPr>
              <w:pStyle w:val="ListParagraph"/>
              <w:autoSpaceDE w:val="0"/>
              <w:autoSpaceDN w:val="0"/>
              <w:adjustRightInd w:val="0"/>
              <w:rPr>
                <w:rFonts w:cs="Times New Roman"/>
                <w:szCs w:val="24"/>
              </w:rPr>
            </w:pPr>
          </w:p>
        </w:tc>
      </w:tr>
      <w:tr w:rsidR="00AC6D2A" w14:paraId="07F75D64" w14:textId="77777777" w:rsidTr="009A4FCF">
        <w:trPr>
          <w:gridAfter w:val="1"/>
          <w:wAfter w:w="72" w:type="dxa"/>
          <w:cantSplit/>
          <w:trHeight w:val="369"/>
        </w:trPr>
        <w:tc>
          <w:tcPr>
            <w:tcW w:w="4773"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02187FC9" w14:textId="77777777" w:rsidR="00AC6D2A" w:rsidRDefault="00AC6D2A">
            <w:pPr>
              <w:spacing w:after="120"/>
              <w:rPr>
                <w:rFonts w:cs="Times New Roman"/>
                <w:b/>
                <w:szCs w:val="24"/>
              </w:rPr>
            </w:pPr>
            <w:r>
              <w:rPr>
                <w:rFonts w:cs="Times New Roman"/>
                <w:b/>
                <w:szCs w:val="24"/>
              </w:rPr>
              <w:lastRenderedPageBreak/>
              <w:t>Science and Assessment</w:t>
            </w:r>
          </w:p>
          <w:p w14:paraId="00EAEC35" w14:textId="7B960E2A" w:rsidR="00AC6D2A" w:rsidRDefault="00AC6D2A" w:rsidP="00001187">
            <w:pPr>
              <w:numPr>
                <w:ilvl w:val="0"/>
                <w:numId w:val="9"/>
              </w:numPr>
              <w:contextualSpacing/>
              <w:rPr>
                <w:ins w:id="669" w:author="Richard Merrick" w:date="2015-06-15T10:47:00Z"/>
                <w:rFonts w:cs="Times New Roman"/>
                <w:szCs w:val="24"/>
              </w:rPr>
            </w:pPr>
            <w:r>
              <w:rPr>
                <w:rFonts w:cs="Times New Roman"/>
                <w:szCs w:val="24"/>
              </w:rPr>
              <w:t xml:space="preserve">Implement </w:t>
            </w:r>
            <w:del w:id="670" w:author="Richard Merrick" w:date="2015-06-15T10:45:00Z">
              <w:r w:rsidDel="00D70C5F">
                <w:rPr>
                  <w:rFonts w:cs="Times New Roman"/>
                  <w:szCs w:val="24"/>
                </w:rPr>
                <w:delText xml:space="preserve">a </w:delText>
              </w:r>
            </w:del>
            <w:ins w:id="671" w:author="Richard Merrick" w:date="2015-06-15T10:45:00Z">
              <w:r w:rsidR="00D70C5F">
                <w:rPr>
                  <w:rFonts w:cs="Times New Roman"/>
                  <w:szCs w:val="24"/>
                </w:rPr>
                <w:t xml:space="preserve">the </w:t>
              </w:r>
            </w:ins>
            <w:r>
              <w:rPr>
                <w:rFonts w:cs="Times New Roman"/>
                <w:szCs w:val="24"/>
              </w:rPr>
              <w:t xml:space="preserve">fish stock assessment prioritization process </w:t>
            </w:r>
            <w:del w:id="672" w:author="Richard Merrick" w:date="2015-06-15T10:45:00Z">
              <w:r w:rsidDel="00D70C5F">
                <w:rPr>
                  <w:rFonts w:cs="Times New Roman"/>
                  <w:szCs w:val="24"/>
                </w:rPr>
                <w:delText>to assist in assessment planning and improve communication between science centers and regional councils</w:delText>
              </w:r>
            </w:del>
            <w:ins w:id="673" w:author="Richard Merrick" w:date="2015-06-15T10:45:00Z">
              <w:r w:rsidR="00D70C5F">
                <w:rPr>
                  <w:rFonts w:cs="Times New Roman"/>
                  <w:szCs w:val="24"/>
                </w:rPr>
                <w:t>on the Pacific Coast and Alaska regions</w:t>
              </w:r>
            </w:ins>
            <w:r>
              <w:rPr>
                <w:rFonts w:cs="Times New Roman"/>
                <w:szCs w:val="24"/>
              </w:rPr>
              <w:t xml:space="preserve">. </w:t>
            </w:r>
          </w:p>
          <w:p w14:paraId="0CFF2A81" w14:textId="7598D4B6" w:rsidR="00D70C5F" w:rsidRDefault="00D70C5F" w:rsidP="00001187">
            <w:pPr>
              <w:numPr>
                <w:ilvl w:val="0"/>
                <w:numId w:val="9"/>
              </w:numPr>
              <w:contextualSpacing/>
              <w:rPr>
                <w:rFonts w:cs="Times New Roman"/>
                <w:szCs w:val="24"/>
              </w:rPr>
            </w:pPr>
            <w:ins w:id="674" w:author="Richard Merrick" w:date="2015-06-15T10:47:00Z">
              <w:r>
                <w:rPr>
                  <w:rFonts w:cs="Times New Roman"/>
                  <w:szCs w:val="24"/>
                </w:rPr>
                <w:t>Complete and publish the Ecosystem Based Fishery Management Roadmap</w:t>
              </w:r>
            </w:ins>
            <w:ins w:id="675" w:author="Richard Merrick" w:date="2015-06-15T10:48:00Z">
              <w:r>
                <w:rPr>
                  <w:rFonts w:cs="Times New Roman"/>
                  <w:szCs w:val="24"/>
                </w:rPr>
                <w:t>, including a NOAA policy directive on EBFM</w:t>
              </w:r>
            </w:ins>
            <w:ins w:id="676" w:author="Richard Merrick" w:date="2015-06-15T10:47:00Z">
              <w:r>
                <w:rPr>
                  <w:rFonts w:cs="Times New Roman"/>
                  <w:szCs w:val="24"/>
                </w:rPr>
                <w:t>.</w:t>
              </w:r>
            </w:ins>
          </w:p>
          <w:p w14:paraId="4F746AD9" w14:textId="77777777" w:rsidR="00AC6D2A" w:rsidRDefault="00AC6D2A" w:rsidP="00001187">
            <w:pPr>
              <w:numPr>
                <w:ilvl w:val="0"/>
                <w:numId w:val="9"/>
              </w:numPr>
              <w:contextualSpacing/>
              <w:rPr>
                <w:rFonts w:cs="Times New Roman"/>
                <w:szCs w:val="24"/>
              </w:rPr>
            </w:pPr>
            <w:r>
              <w:rPr>
                <w:rFonts w:cs="Times New Roman"/>
                <w:szCs w:val="24"/>
              </w:rPr>
              <w:t xml:space="preserve">Publish an updated Stock Assessment Improvement Plan to guide the Agency’s transition to a Next-Generation stock assessment framework.  </w:t>
            </w:r>
          </w:p>
          <w:p w14:paraId="4033DD25" w14:textId="77777777" w:rsidR="00AC6D2A" w:rsidRDefault="00AC6D2A" w:rsidP="00001187">
            <w:pPr>
              <w:numPr>
                <w:ilvl w:val="0"/>
                <w:numId w:val="9"/>
              </w:numPr>
              <w:contextualSpacing/>
              <w:rPr>
                <w:rFonts w:cs="Times New Roman"/>
                <w:szCs w:val="24"/>
              </w:rPr>
            </w:pPr>
            <w:r>
              <w:rPr>
                <w:rFonts w:cs="Times New Roman"/>
                <w:szCs w:val="24"/>
              </w:rPr>
              <w:t>Conduct benchmark or updated assessments for fish stocks, including highly</w:t>
            </w:r>
            <w:r w:rsidR="004B3683">
              <w:rPr>
                <w:rFonts w:cs="Times New Roman"/>
                <w:szCs w:val="24"/>
              </w:rPr>
              <w:t xml:space="preserve"> </w:t>
            </w:r>
            <w:r>
              <w:rPr>
                <w:rFonts w:cs="Times New Roman"/>
                <w:szCs w:val="24"/>
              </w:rPr>
              <w:t>migratory species managed internationally.</w:t>
            </w:r>
          </w:p>
          <w:p w14:paraId="20B7A4C4" w14:textId="595FAD3C" w:rsidR="00AC6D2A" w:rsidRDefault="00AC6D2A" w:rsidP="00001187">
            <w:pPr>
              <w:numPr>
                <w:ilvl w:val="0"/>
                <w:numId w:val="9"/>
              </w:numPr>
              <w:contextualSpacing/>
              <w:rPr>
                <w:rFonts w:cs="Times New Roman"/>
                <w:szCs w:val="24"/>
              </w:rPr>
            </w:pPr>
            <w:del w:id="677" w:author="Richard Merrick" w:date="2015-06-15T10:46:00Z">
              <w:r w:rsidDel="00D70C5F">
                <w:rPr>
                  <w:rFonts w:cs="Times New Roman"/>
                  <w:szCs w:val="24"/>
                </w:rPr>
                <w:delText xml:space="preserve">Complete </w:delText>
              </w:r>
            </w:del>
            <w:ins w:id="678" w:author="Richard Merrick" w:date="2015-06-15T10:46:00Z">
              <w:r w:rsidR="00D70C5F">
                <w:rPr>
                  <w:rFonts w:cs="Times New Roman"/>
                  <w:szCs w:val="24"/>
                </w:rPr>
                <w:t xml:space="preserve">Implement </w:t>
              </w:r>
            </w:ins>
            <w:r>
              <w:rPr>
                <w:rFonts w:cs="Times New Roman"/>
                <w:szCs w:val="24"/>
              </w:rPr>
              <w:t xml:space="preserve">regional electronic technology implementation plans </w:t>
            </w:r>
            <w:ins w:id="679" w:author="Richard Merrick" w:date="2015-06-15T10:46:00Z">
              <w:r w:rsidR="00D70C5F">
                <w:rPr>
                  <w:rFonts w:cs="Times New Roman"/>
                  <w:szCs w:val="24"/>
                </w:rPr>
                <w:t>with Cooperatively funded projects in New England, the Gulf of Mexico, West Coast and Alaska.</w:t>
              </w:r>
            </w:ins>
            <w:del w:id="680" w:author="Richard Merrick" w:date="2015-06-15T10:46:00Z">
              <w:r w:rsidDel="00D70C5F">
                <w:rPr>
                  <w:rFonts w:cs="Times New Roman"/>
                  <w:szCs w:val="24"/>
                </w:rPr>
                <w:delText>and implement in Alaska and West Coast regions.</w:delText>
              </w:r>
            </w:del>
          </w:p>
          <w:p w14:paraId="4038C241" w14:textId="2845B40A" w:rsidR="00AC6D2A" w:rsidRDefault="00AC6D2A" w:rsidP="00001187">
            <w:pPr>
              <w:numPr>
                <w:ilvl w:val="0"/>
                <w:numId w:val="9"/>
              </w:numPr>
              <w:contextualSpacing/>
              <w:rPr>
                <w:rFonts w:cs="Times New Roman"/>
                <w:szCs w:val="24"/>
              </w:rPr>
            </w:pPr>
            <w:del w:id="681" w:author="Richard Merrick" w:date="2015-06-15T10:46:00Z">
              <w:r w:rsidDel="00D70C5F">
                <w:rPr>
                  <w:rFonts w:cs="Times New Roman"/>
                  <w:szCs w:val="24"/>
                </w:rPr>
                <w:delText xml:space="preserve">Publish </w:delText>
              </w:r>
            </w:del>
            <w:ins w:id="682" w:author="Richard Merrick" w:date="2015-06-15T10:46:00Z">
              <w:r w:rsidR="00D70C5F">
                <w:rPr>
                  <w:rFonts w:cs="Times New Roman"/>
                  <w:szCs w:val="24"/>
                </w:rPr>
                <w:t xml:space="preserve">Expand the </w:t>
              </w:r>
            </w:ins>
            <w:del w:id="683" w:author="Richard Merrick" w:date="2015-06-15T10:50:00Z">
              <w:r w:rsidDel="0030546D">
                <w:rPr>
                  <w:rFonts w:cs="Times New Roman"/>
                  <w:szCs w:val="24"/>
                </w:rPr>
                <w:delText xml:space="preserve">a </w:delText>
              </w:r>
            </w:del>
            <w:r>
              <w:rPr>
                <w:rFonts w:cs="Times New Roman"/>
                <w:szCs w:val="24"/>
              </w:rPr>
              <w:t xml:space="preserve">managed fish stock climate vulnerability assessment </w:t>
            </w:r>
            <w:del w:id="684" w:author="Richard Merrick" w:date="2015-06-15T10:47:00Z">
              <w:r w:rsidDel="00D70C5F">
                <w:rPr>
                  <w:rFonts w:cs="Times New Roman"/>
                  <w:szCs w:val="24"/>
                </w:rPr>
                <w:delText xml:space="preserve">for Northeast region and expand to </w:delText>
              </w:r>
              <w:r w:rsidR="004B3683" w:rsidDel="00D70C5F">
                <w:rPr>
                  <w:rFonts w:cs="Times New Roman"/>
                  <w:szCs w:val="24"/>
                </w:rPr>
                <w:delText xml:space="preserve">at </w:delText>
              </w:r>
              <w:r w:rsidDel="00D70C5F">
                <w:rPr>
                  <w:rFonts w:cs="Times New Roman"/>
                  <w:szCs w:val="24"/>
                </w:rPr>
                <w:delText>least one additional region</w:delText>
              </w:r>
            </w:del>
            <w:ins w:id="685" w:author="Richard Merrick" w:date="2015-06-15T10:47:00Z">
              <w:r w:rsidR="00D70C5F">
                <w:rPr>
                  <w:rFonts w:cs="Times New Roman"/>
                  <w:szCs w:val="24"/>
                </w:rPr>
                <w:t>to the West Coast and Alaska</w:t>
              </w:r>
            </w:ins>
            <w:r>
              <w:rPr>
                <w:rFonts w:cs="Times New Roman"/>
                <w:szCs w:val="24"/>
              </w:rPr>
              <w:t>.</w:t>
            </w:r>
          </w:p>
          <w:p w14:paraId="5C81034A" w14:textId="431EBB2B" w:rsidR="00AC6D2A" w:rsidRDefault="00AC6D2A" w:rsidP="00001187">
            <w:pPr>
              <w:numPr>
                <w:ilvl w:val="0"/>
                <w:numId w:val="9"/>
              </w:numPr>
              <w:contextualSpacing/>
              <w:rPr>
                <w:rFonts w:cs="Times New Roman"/>
                <w:szCs w:val="24"/>
              </w:rPr>
            </w:pPr>
            <w:r>
              <w:rPr>
                <w:rFonts w:cs="Times New Roman"/>
                <w:szCs w:val="24"/>
              </w:rPr>
              <w:t xml:space="preserve">Complete </w:t>
            </w:r>
            <w:del w:id="686" w:author="Richard Merrick" w:date="2015-06-15T10:47:00Z">
              <w:r w:rsidDel="00D70C5F">
                <w:rPr>
                  <w:rFonts w:cs="Times New Roman"/>
                  <w:szCs w:val="24"/>
                </w:rPr>
                <w:delText>review and begin implementation of</w:delText>
              </w:r>
            </w:del>
            <w:ins w:id="687" w:author="Richard Merrick" w:date="2015-06-15T10:47:00Z">
              <w:r w:rsidR="00D70C5F">
                <w:rPr>
                  <w:rFonts w:cs="Times New Roman"/>
                  <w:szCs w:val="24"/>
                </w:rPr>
                <w:t>Regional Action Plans for the National</w:t>
              </w:r>
            </w:ins>
            <w:r>
              <w:rPr>
                <w:rFonts w:cs="Times New Roman"/>
                <w:szCs w:val="24"/>
              </w:rPr>
              <w:t xml:space="preserve"> Climate Science Strategy.</w:t>
            </w:r>
          </w:p>
          <w:p w14:paraId="00AF5248" w14:textId="621DF7C3" w:rsidR="0030546D" w:rsidRPr="0030546D" w:rsidRDefault="0030546D" w:rsidP="00001187">
            <w:pPr>
              <w:numPr>
                <w:ilvl w:val="0"/>
                <w:numId w:val="9"/>
              </w:numPr>
              <w:contextualSpacing/>
              <w:rPr>
                <w:ins w:id="688" w:author="Richard Merrick" w:date="2015-06-15T10:53:00Z"/>
                <w:rFonts w:cs="Times New Roman"/>
                <w:szCs w:val="24"/>
                <w:rPrChange w:id="689" w:author="Richard Merrick" w:date="2015-06-15T10:53:00Z">
                  <w:rPr>
                    <w:ins w:id="690" w:author="Richard Merrick" w:date="2015-06-15T10:53:00Z"/>
                    <w:rFonts w:cs="MinionPro-Regular"/>
                    <w:color w:val="000000"/>
                    <w:szCs w:val="24"/>
                  </w:rPr>
                </w:rPrChange>
              </w:rPr>
            </w:pPr>
            <w:ins w:id="691" w:author="Richard Merrick" w:date="2015-06-15T10:53:00Z">
              <w:r>
                <w:rPr>
                  <w:rFonts w:cs="MinionPro-Regular"/>
                  <w:color w:val="000000"/>
                  <w:szCs w:val="24"/>
                </w:rPr>
                <w:t>Continue, with OAR, the Northeast Climate and Fisheries Initiative, and expand as possible to other regions</w:t>
              </w:r>
            </w:ins>
            <w:del w:id="692" w:author="Richard Merrick" w:date="2015-06-15T10:53:00Z">
              <w:r w:rsidR="00AC6D2A" w:rsidDel="0030546D">
                <w:rPr>
                  <w:rFonts w:cs="MinionPro-Regular"/>
                  <w:color w:val="000000"/>
                  <w:szCs w:val="24"/>
                </w:rPr>
                <w:delText>I</w:delText>
              </w:r>
            </w:del>
          </w:p>
          <w:p w14:paraId="5C681941" w14:textId="32B6D7DF" w:rsidR="00AC6D2A" w:rsidRDefault="0030546D" w:rsidP="00001187">
            <w:pPr>
              <w:numPr>
                <w:ilvl w:val="0"/>
                <w:numId w:val="9"/>
              </w:numPr>
              <w:contextualSpacing/>
              <w:rPr>
                <w:rFonts w:cs="Times New Roman"/>
                <w:szCs w:val="24"/>
              </w:rPr>
            </w:pPr>
            <w:ins w:id="693" w:author="Richard Merrick" w:date="2015-06-15T10:53:00Z">
              <w:r>
                <w:rPr>
                  <w:rFonts w:cs="MinionPro-Regular"/>
                  <w:color w:val="000000"/>
                  <w:szCs w:val="24"/>
                </w:rPr>
                <w:t>I</w:t>
              </w:r>
            </w:ins>
            <w:r w:rsidR="00AC6D2A">
              <w:rPr>
                <w:rFonts w:cs="MinionPro-Regular"/>
                <w:color w:val="000000"/>
                <w:szCs w:val="24"/>
              </w:rPr>
              <w:t xml:space="preserve">mplement NOAA plan to increase public access to research results </w:t>
            </w:r>
          </w:p>
          <w:p w14:paraId="69FE314D" w14:textId="77777777" w:rsidR="00AC6D2A" w:rsidRPr="00D70C5F" w:rsidRDefault="00AC6D2A" w:rsidP="00001187">
            <w:pPr>
              <w:numPr>
                <w:ilvl w:val="0"/>
                <w:numId w:val="9"/>
              </w:numPr>
              <w:contextualSpacing/>
              <w:rPr>
                <w:ins w:id="694" w:author="Richard Merrick" w:date="2015-06-15T10:49:00Z"/>
                <w:rFonts w:cs="Times New Roman"/>
                <w:szCs w:val="24"/>
                <w:rPrChange w:id="695" w:author="Richard Merrick" w:date="2015-06-15T10:49:00Z">
                  <w:rPr>
                    <w:ins w:id="696" w:author="Richard Merrick" w:date="2015-06-15T10:49:00Z"/>
                    <w:rFonts w:cs="MinionPro-Regular"/>
                    <w:color w:val="000000"/>
                    <w:szCs w:val="24"/>
                  </w:rPr>
                </w:rPrChange>
              </w:rPr>
            </w:pPr>
            <w:r>
              <w:rPr>
                <w:rFonts w:cs="MinionPro-Regular"/>
                <w:color w:val="000000"/>
                <w:szCs w:val="24"/>
              </w:rPr>
              <w:t>Publish Fisheries Economics of the U</w:t>
            </w:r>
            <w:r w:rsidR="004B3683">
              <w:rPr>
                <w:rFonts w:cs="MinionPro-Regular"/>
                <w:color w:val="000000"/>
                <w:szCs w:val="24"/>
              </w:rPr>
              <w:t>nited States</w:t>
            </w:r>
            <w:r>
              <w:rPr>
                <w:rFonts w:cs="MinionPro-Regular"/>
                <w:color w:val="000000"/>
                <w:szCs w:val="24"/>
              </w:rPr>
              <w:t xml:space="preserve"> for 201</w:t>
            </w:r>
            <w:ins w:id="697" w:author="Richard Merrick" w:date="2015-06-15T10:45:00Z">
              <w:r w:rsidR="00D70C5F">
                <w:rPr>
                  <w:rFonts w:cs="MinionPro-Regular"/>
                  <w:color w:val="000000"/>
                  <w:szCs w:val="24"/>
                </w:rPr>
                <w:t>4</w:t>
              </w:r>
            </w:ins>
            <w:del w:id="698" w:author="Richard Merrick" w:date="2015-06-15T10:45:00Z">
              <w:r w:rsidDel="00D70C5F">
                <w:rPr>
                  <w:rFonts w:cs="MinionPro-Regular"/>
                  <w:color w:val="000000"/>
                  <w:szCs w:val="24"/>
                </w:rPr>
                <w:delText>3</w:delText>
              </w:r>
            </w:del>
            <w:r>
              <w:rPr>
                <w:rFonts w:cs="MinionPro-Regular"/>
                <w:color w:val="000000"/>
                <w:szCs w:val="24"/>
              </w:rPr>
              <w:t>.</w:t>
            </w:r>
          </w:p>
          <w:p w14:paraId="209DB79E" w14:textId="7B7211B3" w:rsidR="0030546D" w:rsidRPr="0030546D" w:rsidRDefault="00D70C5F">
            <w:pPr>
              <w:numPr>
                <w:ilvl w:val="0"/>
                <w:numId w:val="9"/>
              </w:numPr>
              <w:contextualSpacing/>
              <w:rPr>
                <w:rFonts w:cs="Times New Roman"/>
                <w:szCs w:val="24"/>
              </w:rPr>
            </w:pPr>
            <w:ins w:id="699" w:author="Richard Merrick" w:date="2015-06-15T10:49:00Z">
              <w:r>
                <w:rPr>
                  <w:rFonts w:cs="MinionPro-Regular"/>
                  <w:color w:val="000000"/>
                  <w:szCs w:val="24"/>
                </w:rPr>
                <w:t xml:space="preserve">Conduct </w:t>
              </w:r>
              <w:r w:rsidR="0030546D">
                <w:rPr>
                  <w:rFonts w:cs="MinionPro-Regular"/>
                  <w:color w:val="000000"/>
                  <w:szCs w:val="24"/>
                </w:rPr>
                <w:t>national Program Review for Ecosystem Science.</w:t>
              </w:r>
            </w:ins>
          </w:p>
        </w:tc>
        <w:tc>
          <w:tcPr>
            <w:tcW w:w="5145"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5D99FC8B" w14:textId="77777777" w:rsidR="00AC6D2A" w:rsidRDefault="00AC6D2A">
            <w:pPr>
              <w:spacing w:after="120"/>
              <w:rPr>
                <w:rFonts w:cs="Times New Roman"/>
                <w:b/>
                <w:szCs w:val="24"/>
              </w:rPr>
            </w:pPr>
            <w:r>
              <w:rPr>
                <w:rFonts w:cs="Times New Roman"/>
                <w:b/>
                <w:szCs w:val="24"/>
              </w:rPr>
              <w:t>Science and Assessment</w:t>
            </w:r>
          </w:p>
          <w:p w14:paraId="777A39A8" w14:textId="5882090A" w:rsidR="00AC6D2A" w:rsidRDefault="00AC6D2A" w:rsidP="00001187">
            <w:pPr>
              <w:numPr>
                <w:ilvl w:val="0"/>
                <w:numId w:val="10"/>
              </w:numPr>
              <w:spacing w:before="120" w:after="120"/>
              <w:contextualSpacing/>
              <w:rPr>
                <w:rFonts w:cs="Times New Roman"/>
                <w:iCs/>
                <w:szCs w:val="24"/>
              </w:rPr>
            </w:pPr>
            <w:r>
              <w:rPr>
                <w:rFonts w:cs="Times New Roman"/>
                <w:iCs/>
                <w:szCs w:val="24"/>
              </w:rPr>
              <w:t xml:space="preserve">Complete the </w:t>
            </w:r>
            <w:del w:id="700" w:author="Richard Merrick" w:date="2015-06-15T10:45:00Z">
              <w:r w:rsidDel="00D70C5F">
                <w:rPr>
                  <w:rFonts w:cs="Times New Roman"/>
                  <w:iCs/>
                  <w:szCs w:val="24"/>
                </w:rPr>
                <w:delText xml:space="preserve">second </w:delText>
              </w:r>
            </w:del>
            <w:ins w:id="701" w:author="Richard Merrick" w:date="2015-06-15T10:45:00Z">
              <w:r w:rsidR="00D70C5F">
                <w:rPr>
                  <w:rFonts w:cs="Times New Roman"/>
                  <w:iCs/>
                  <w:szCs w:val="24"/>
                </w:rPr>
                <w:t xml:space="preserve">third </w:t>
              </w:r>
            </w:ins>
            <w:r>
              <w:rPr>
                <w:rFonts w:cs="Times New Roman"/>
                <w:iCs/>
                <w:szCs w:val="24"/>
              </w:rPr>
              <w:t xml:space="preserve">year of research on the </w:t>
            </w:r>
            <w:r w:rsidR="00E84D13">
              <w:rPr>
                <w:rFonts w:cs="Times New Roman"/>
                <w:iCs/>
                <w:szCs w:val="24"/>
              </w:rPr>
              <w:t>p</w:t>
            </w:r>
            <w:r>
              <w:rPr>
                <w:rFonts w:cs="Times New Roman"/>
                <w:iCs/>
                <w:szCs w:val="24"/>
              </w:rPr>
              <w:t xml:space="preserve">rotected </w:t>
            </w:r>
            <w:r w:rsidR="00E84D13">
              <w:rPr>
                <w:rFonts w:cs="Times New Roman"/>
                <w:iCs/>
                <w:szCs w:val="24"/>
              </w:rPr>
              <w:t>s</w:t>
            </w:r>
            <w:r>
              <w:rPr>
                <w:rFonts w:cs="Times New Roman"/>
                <w:iCs/>
                <w:szCs w:val="24"/>
              </w:rPr>
              <w:t>pecies assessment methods toolbox.</w:t>
            </w:r>
          </w:p>
          <w:p w14:paraId="2702E814" w14:textId="3711ECBC" w:rsidR="00AC6D2A" w:rsidRDefault="00AC6D2A" w:rsidP="00001187">
            <w:pPr>
              <w:numPr>
                <w:ilvl w:val="0"/>
                <w:numId w:val="10"/>
              </w:numPr>
              <w:spacing w:before="120" w:after="120"/>
              <w:contextualSpacing/>
              <w:rPr>
                <w:rFonts w:cs="Times New Roman"/>
                <w:iCs/>
                <w:szCs w:val="24"/>
              </w:rPr>
            </w:pPr>
            <w:del w:id="702" w:author="Richard Merrick" w:date="2015-06-15T10:50:00Z">
              <w:r w:rsidDel="0030546D">
                <w:rPr>
                  <w:rFonts w:cs="Times New Roman"/>
                  <w:iCs/>
                  <w:szCs w:val="24"/>
                </w:rPr>
                <w:delText xml:space="preserve">Expand </w:delText>
              </w:r>
            </w:del>
            <w:ins w:id="703" w:author="Richard Merrick" w:date="2015-06-15T10:50:00Z">
              <w:r w:rsidR="0030546D">
                <w:rPr>
                  <w:rFonts w:cs="Times New Roman"/>
                  <w:iCs/>
                  <w:szCs w:val="24"/>
                </w:rPr>
                <w:t xml:space="preserve">Conduct protected resources </w:t>
              </w:r>
            </w:ins>
            <w:r>
              <w:rPr>
                <w:rFonts w:cs="Times New Roman"/>
                <w:iCs/>
                <w:szCs w:val="24"/>
              </w:rPr>
              <w:t xml:space="preserve">climate vulnerability assessment </w:t>
            </w:r>
            <w:del w:id="704" w:author="Richard Merrick" w:date="2015-06-15T10:50:00Z">
              <w:r w:rsidDel="0030546D">
                <w:rPr>
                  <w:rFonts w:cs="Times New Roman"/>
                  <w:iCs/>
                  <w:szCs w:val="24"/>
                </w:rPr>
                <w:delText>tool to include protected species</w:delText>
              </w:r>
            </w:del>
            <w:ins w:id="705" w:author="Richard Merrick" w:date="2015-06-15T10:50:00Z">
              <w:r w:rsidR="0030546D">
                <w:rPr>
                  <w:rFonts w:cs="Times New Roman"/>
                  <w:iCs/>
                  <w:szCs w:val="24"/>
                </w:rPr>
                <w:t>in at least one region</w:t>
              </w:r>
            </w:ins>
            <w:r>
              <w:rPr>
                <w:rFonts w:cs="Times New Roman"/>
                <w:iCs/>
                <w:szCs w:val="24"/>
              </w:rPr>
              <w:t>.</w:t>
            </w:r>
          </w:p>
          <w:p w14:paraId="261A78B6" w14:textId="2B6A5CAD" w:rsidR="00965E3B" w:rsidRDefault="00AC6D2A" w:rsidP="00965E3B">
            <w:pPr>
              <w:numPr>
                <w:ilvl w:val="0"/>
                <w:numId w:val="10"/>
              </w:numPr>
              <w:spacing w:before="120" w:after="120"/>
              <w:contextualSpacing/>
              <w:rPr>
                <w:rFonts w:cs="Times New Roman"/>
                <w:iCs/>
                <w:szCs w:val="24"/>
              </w:rPr>
            </w:pPr>
            <w:r>
              <w:rPr>
                <w:rFonts w:cs="Times New Roman"/>
                <w:iCs/>
                <w:szCs w:val="24"/>
              </w:rPr>
              <w:t xml:space="preserve">Complete </w:t>
            </w:r>
            <w:del w:id="706" w:author="Richard Merrick" w:date="2015-06-15T10:48:00Z">
              <w:r w:rsidDel="00D70C5F">
                <w:rPr>
                  <w:rFonts w:cs="Times New Roman"/>
                  <w:iCs/>
                  <w:szCs w:val="24"/>
                </w:rPr>
                <w:delText xml:space="preserve">West </w:delText>
              </w:r>
            </w:del>
            <w:ins w:id="707" w:author="Richard Merrick" w:date="2015-06-15T10:48:00Z">
              <w:r w:rsidR="00D70C5F">
                <w:rPr>
                  <w:rFonts w:cs="Times New Roman"/>
                  <w:iCs/>
                  <w:szCs w:val="24"/>
                </w:rPr>
                <w:t xml:space="preserve">Atlantic and Pacific </w:t>
              </w:r>
            </w:ins>
            <w:r>
              <w:rPr>
                <w:rFonts w:cs="Times New Roman"/>
                <w:iCs/>
                <w:szCs w:val="24"/>
              </w:rPr>
              <w:t>Coast</w:t>
            </w:r>
            <w:del w:id="708" w:author="Richard Merrick" w:date="2015-06-15T10:50:00Z">
              <w:r w:rsidR="004B3683" w:rsidDel="0030546D">
                <w:rPr>
                  <w:rFonts w:cs="Times New Roman"/>
                  <w:iCs/>
                  <w:szCs w:val="24"/>
                </w:rPr>
                <w:delText>–</w:delText>
              </w:r>
              <w:r w:rsidDel="0030546D">
                <w:rPr>
                  <w:rFonts w:cs="Times New Roman"/>
                  <w:iCs/>
                  <w:szCs w:val="24"/>
                </w:rPr>
                <w:delText>wide</w:delText>
              </w:r>
            </w:del>
            <w:r>
              <w:rPr>
                <w:rFonts w:cs="Times New Roman"/>
                <w:iCs/>
                <w:szCs w:val="24"/>
              </w:rPr>
              <w:t xml:space="preserve"> </w:t>
            </w:r>
            <w:del w:id="709" w:author="Richard Merrick" w:date="2015-06-15T10:48:00Z">
              <w:r w:rsidDel="00D70C5F">
                <w:rPr>
                  <w:rFonts w:cs="Times New Roman"/>
                  <w:iCs/>
                  <w:szCs w:val="24"/>
                </w:rPr>
                <w:delText xml:space="preserve">(Canada to Mexico) </w:delText>
              </w:r>
            </w:del>
            <w:r>
              <w:rPr>
                <w:rFonts w:cs="Times New Roman"/>
                <w:iCs/>
                <w:szCs w:val="24"/>
              </w:rPr>
              <w:t xml:space="preserve">marine mammal surveys </w:t>
            </w:r>
          </w:p>
          <w:p w14:paraId="28599D54" w14:textId="6095950A" w:rsidR="00AC6D2A" w:rsidRPr="00965E3B" w:rsidRDefault="00AC6D2A" w:rsidP="00965E3B">
            <w:pPr>
              <w:numPr>
                <w:ilvl w:val="0"/>
                <w:numId w:val="10"/>
              </w:numPr>
              <w:spacing w:before="120" w:after="120"/>
              <w:contextualSpacing/>
              <w:rPr>
                <w:rFonts w:cs="Times New Roman"/>
                <w:iCs/>
                <w:szCs w:val="24"/>
              </w:rPr>
            </w:pPr>
            <w:r w:rsidRPr="00965E3B">
              <w:rPr>
                <w:rFonts w:cs="Times New Roman"/>
                <w:iCs/>
                <w:szCs w:val="24"/>
              </w:rPr>
              <w:t>Conduct Biological/Status Reviews for one or more ESA listing decisions.</w:t>
            </w:r>
          </w:p>
          <w:p w14:paraId="0D0B4A11" w14:textId="77777777" w:rsidR="0030546D" w:rsidRPr="0030546D" w:rsidRDefault="0030546D" w:rsidP="00001187">
            <w:pPr>
              <w:numPr>
                <w:ilvl w:val="0"/>
                <w:numId w:val="10"/>
              </w:numPr>
              <w:spacing w:before="120" w:after="120"/>
              <w:contextualSpacing/>
              <w:rPr>
                <w:ins w:id="710" w:author="Richard Merrick" w:date="2015-06-15T10:51:00Z"/>
                <w:rFonts w:asciiTheme="minorHAnsi" w:hAnsiTheme="minorHAnsi" w:cs="Times New Roman"/>
                <w:iCs/>
                <w:szCs w:val="24"/>
                <w:rPrChange w:id="711" w:author="Richard Merrick" w:date="2015-06-15T10:51:00Z">
                  <w:rPr>
                    <w:ins w:id="712" w:author="Richard Merrick" w:date="2015-06-15T10:51:00Z"/>
                    <w:rFonts w:cs="Times New Roman"/>
                    <w:iCs/>
                    <w:szCs w:val="24"/>
                  </w:rPr>
                </w:rPrChange>
              </w:rPr>
            </w:pPr>
            <w:ins w:id="713" w:author="Richard Merrick" w:date="2015-06-15T10:51:00Z">
              <w:r>
                <w:rPr>
                  <w:rFonts w:cs="Times New Roman"/>
                  <w:iCs/>
                  <w:szCs w:val="24"/>
                </w:rPr>
                <w:t>Support the Protected Resources Management Program Review conducted by OPR</w:t>
              </w:r>
            </w:ins>
          </w:p>
          <w:p w14:paraId="10F5607B" w14:textId="51177C60" w:rsidR="00AC6D2A" w:rsidRDefault="00AC6D2A" w:rsidP="00001187">
            <w:pPr>
              <w:numPr>
                <w:ilvl w:val="0"/>
                <w:numId w:val="10"/>
              </w:numPr>
              <w:spacing w:before="120" w:after="120"/>
              <w:contextualSpacing/>
              <w:rPr>
                <w:rFonts w:asciiTheme="minorHAnsi" w:hAnsiTheme="minorHAnsi" w:cs="Times New Roman"/>
                <w:iCs/>
                <w:szCs w:val="24"/>
              </w:rPr>
            </w:pPr>
            <w:del w:id="714" w:author="Richard Merrick" w:date="2015-06-15T10:49:00Z">
              <w:r w:rsidDel="00D70C5F">
                <w:rPr>
                  <w:rFonts w:cs="Times New Roman"/>
                  <w:iCs/>
                  <w:szCs w:val="24"/>
                </w:rPr>
                <w:delText xml:space="preserve">Initiate </w:delText>
              </w:r>
            </w:del>
            <w:ins w:id="715" w:author="Richard Merrick" w:date="2015-06-15T10:49:00Z">
              <w:r w:rsidR="00D70C5F">
                <w:rPr>
                  <w:rFonts w:cs="Times New Roman"/>
                  <w:iCs/>
                  <w:szCs w:val="24"/>
                </w:rPr>
                <w:t xml:space="preserve">Support the </w:t>
              </w:r>
            </w:ins>
            <w:r>
              <w:rPr>
                <w:rFonts w:cs="Times New Roman"/>
                <w:iCs/>
                <w:szCs w:val="24"/>
              </w:rPr>
              <w:t>review of methods for conducting Marine Mammal Cumulative Impacts through National Academy of Sciences.</w:t>
            </w:r>
          </w:p>
          <w:p w14:paraId="308314AB" w14:textId="3DC44A49" w:rsidR="00AC6D2A" w:rsidDel="00D70C5F" w:rsidRDefault="00AC6D2A" w:rsidP="00001187">
            <w:pPr>
              <w:numPr>
                <w:ilvl w:val="0"/>
                <w:numId w:val="10"/>
              </w:numPr>
              <w:spacing w:before="120" w:after="120"/>
              <w:contextualSpacing/>
              <w:rPr>
                <w:del w:id="716" w:author="Richard Merrick" w:date="2015-06-15T10:49:00Z"/>
                <w:rFonts w:cs="Times New Roman"/>
                <w:iCs/>
                <w:szCs w:val="24"/>
              </w:rPr>
            </w:pPr>
            <w:del w:id="717" w:author="Richard Merrick" w:date="2015-06-15T10:49:00Z">
              <w:r w:rsidDel="00D70C5F">
                <w:rPr>
                  <w:rFonts w:cs="Times New Roman"/>
                  <w:iCs/>
                  <w:szCs w:val="24"/>
                </w:rPr>
                <w:delText>Complete regional Protected Species Science Program Reviews.</w:delText>
              </w:r>
            </w:del>
          </w:p>
          <w:p w14:paraId="2FBCB0A0" w14:textId="1B6C8C3C" w:rsidR="00AC6D2A" w:rsidRDefault="00AC6D2A" w:rsidP="00001187">
            <w:pPr>
              <w:numPr>
                <w:ilvl w:val="0"/>
                <w:numId w:val="10"/>
              </w:numPr>
              <w:spacing w:before="120" w:after="120"/>
              <w:contextualSpacing/>
              <w:rPr>
                <w:rFonts w:cs="Times New Roman"/>
                <w:iCs/>
                <w:szCs w:val="24"/>
              </w:rPr>
            </w:pPr>
            <w:del w:id="718" w:author="Richard Merrick" w:date="2015-06-15T10:49:00Z">
              <w:r w:rsidDel="00D70C5F">
                <w:rPr>
                  <w:rFonts w:cs="Times New Roman"/>
                  <w:iCs/>
                  <w:szCs w:val="24"/>
                </w:rPr>
                <w:delText>Implement</w:delText>
              </w:r>
            </w:del>
            <w:ins w:id="719" w:author="Richard Merrick" w:date="2015-06-15T10:49:00Z">
              <w:r w:rsidR="00D70C5F">
                <w:rPr>
                  <w:rFonts w:cs="Times New Roman"/>
                  <w:iCs/>
                  <w:szCs w:val="24"/>
                </w:rPr>
                <w:t>Support the</w:t>
              </w:r>
            </w:ins>
            <w:r>
              <w:rPr>
                <w:rFonts w:cs="Times New Roman"/>
                <w:iCs/>
                <w:szCs w:val="24"/>
              </w:rPr>
              <w:t xml:space="preserve"> Joint NMFS/OAR/NOS initiative for corals in the Western Pacific (CAPSTONE)</w:t>
            </w:r>
          </w:p>
          <w:p w14:paraId="74D0AF0E" w14:textId="77777777" w:rsidR="00AC6D2A" w:rsidRDefault="00AC6D2A" w:rsidP="00001187">
            <w:pPr>
              <w:numPr>
                <w:ilvl w:val="0"/>
                <w:numId w:val="10"/>
              </w:numPr>
              <w:spacing w:before="120" w:after="120"/>
              <w:contextualSpacing/>
              <w:rPr>
                <w:ins w:id="720" w:author="Richard Merrick" w:date="2015-06-15T10:59:00Z"/>
                <w:rFonts w:cs="Times New Roman"/>
                <w:iCs/>
                <w:szCs w:val="24"/>
              </w:rPr>
            </w:pPr>
            <w:r>
              <w:rPr>
                <w:rFonts w:cs="Times New Roman"/>
                <w:iCs/>
                <w:szCs w:val="24"/>
              </w:rPr>
              <w:t>Improve ecosystem models that inform trade</w:t>
            </w:r>
            <w:r w:rsidR="004B3683">
              <w:rPr>
                <w:rFonts w:cs="Times New Roman"/>
                <w:iCs/>
                <w:szCs w:val="24"/>
              </w:rPr>
              <w:t>-</w:t>
            </w:r>
            <w:r>
              <w:rPr>
                <w:rFonts w:cs="Times New Roman"/>
                <w:iCs/>
                <w:szCs w:val="24"/>
              </w:rPr>
              <w:t>offs between protected species and fisheries on critical forage species.</w:t>
            </w:r>
          </w:p>
          <w:p w14:paraId="3AF5BCFC" w14:textId="59DDEF22" w:rsidR="00C171F1" w:rsidRDefault="005235D3" w:rsidP="00001187">
            <w:pPr>
              <w:numPr>
                <w:ilvl w:val="0"/>
                <w:numId w:val="10"/>
              </w:numPr>
              <w:spacing w:before="120" w:after="120"/>
              <w:contextualSpacing/>
              <w:rPr>
                <w:rFonts w:cs="Times New Roman"/>
                <w:iCs/>
                <w:szCs w:val="24"/>
              </w:rPr>
            </w:pPr>
            <w:ins w:id="721" w:author="Richard Merrick" w:date="2015-06-15T10:59:00Z">
              <w:r>
                <w:rPr>
                  <w:szCs w:val="24"/>
                </w:rPr>
                <w:t>I</w:t>
              </w:r>
              <w:r w:rsidR="00C171F1">
                <w:rPr>
                  <w:szCs w:val="24"/>
                </w:rPr>
                <w:t>mplementation of the Ocean Noise Reference Station Network.</w:t>
              </w:r>
            </w:ins>
          </w:p>
          <w:p w14:paraId="04D8B07D" w14:textId="265D727F" w:rsidR="00AC6D2A" w:rsidRDefault="00AC6D2A">
            <w:pPr>
              <w:spacing w:before="120" w:after="120"/>
              <w:ind w:left="720"/>
              <w:contextualSpacing/>
              <w:rPr>
                <w:rFonts w:cs="Times New Roman"/>
                <w:iCs/>
                <w:szCs w:val="24"/>
              </w:rPr>
              <w:pPrChange w:id="722" w:author="Richard Merrick" w:date="2015-06-15T10:49:00Z">
                <w:pPr>
                  <w:numPr>
                    <w:numId w:val="10"/>
                  </w:numPr>
                  <w:spacing w:before="120" w:after="120"/>
                  <w:ind w:left="720" w:hanging="360"/>
                  <w:contextualSpacing/>
                </w:pPr>
              </w:pPrChange>
            </w:pPr>
            <w:del w:id="723" w:author="Richard Merrick" w:date="2015-06-15T10:49:00Z">
              <w:r w:rsidDel="00D70C5F">
                <w:rPr>
                  <w:rFonts w:cs="Times New Roman"/>
                  <w:iCs/>
                  <w:szCs w:val="24"/>
                </w:rPr>
                <w:delText xml:space="preserve">Conduct a national workshop on </w:delText>
              </w:r>
              <w:r w:rsidR="004B3683" w:rsidDel="00D70C5F">
                <w:rPr>
                  <w:rFonts w:cs="Times New Roman"/>
                  <w:iCs/>
                  <w:szCs w:val="24"/>
                </w:rPr>
                <w:delText>p</w:delText>
              </w:r>
              <w:r w:rsidDel="00D70C5F">
                <w:rPr>
                  <w:rFonts w:cs="Times New Roman"/>
                  <w:iCs/>
                  <w:szCs w:val="24"/>
                </w:rPr>
                <w:delText xml:space="preserve">rotected </w:delText>
              </w:r>
              <w:r w:rsidR="004B3683" w:rsidDel="00D70C5F">
                <w:rPr>
                  <w:rFonts w:cs="Times New Roman"/>
                  <w:iCs/>
                  <w:szCs w:val="24"/>
                </w:rPr>
                <w:delText>s</w:delText>
              </w:r>
              <w:r w:rsidDel="00D70C5F">
                <w:rPr>
                  <w:rFonts w:cs="Times New Roman"/>
                  <w:iCs/>
                  <w:szCs w:val="24"/>
                </w:rPr>
                <w:delText>pecies economic analyses</w:delText>
              </w:r>
              <w:r w:rsidR="004B3683" w:rsidDel="00D70C5F">
                <w:rPr>
                  <w:rFonts w:cs="Times New Roman"/>
                  <w:iCs/>
                  <w:szCs w:val="24"/>
                </w:rPr>
                <w:delText>.</w:delText>
              </w:r>
            </w:del>
          </w:p>
        </w:tc>
      </w:tr>
      <w:tr w:rsidR="00AC6D2A" w14:paraId="6CDCAFAA" w14:textId="77777777" w:rsidTr="009A4FCF">
        <w:trPr>
          <w:gridAfter w:val="1"/>
          <w:wAfter w:w="72" w:type="dxa"/>
          <w:cantSplit/>
          <w:trHeight w:val="6"/>
        </w:trPr>
        <w:tc>
          <w:tcPr>
            <w:tcW w:w="4773"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37C67EB9" w14:textId="052523D4" w:rsidR="00AC6D2A" w:rsidRDefault="00AC6D2A">
            <w:pPr>
              <w:spacing w:after="120"/>
              <w:rPr>
                <w:rFonts w:cs="Times New Roman"/>
                <w:b/>
                <w:szCs w:val="24"/>
              </w:rPr>
            </w:pPr>
            <w:r>
              <w:rPr>
                <w:rFonts w:cs="Times New Roman"/>
                <w:b/>
                <w:szCs w:val="24"/>
              </w:rPr>
              <w:lastRenderedPageBreak/>
              <w:t>Habitat</w:t>
            </w:r>
          </w:p>
          <w:p w14:paraId="54F85E4A" w14:textId="1F2959CD" w:rsidR="00AC6D2A" w:rsidRDefault="00AC6D2A" w:rsidP="00001187">
            <w:pPr>
              <w:numPr>
                <w:ilvl w:val="0"/>
                <w:numId w:val="11"/>
              </w:numPr>
              <w:contextualSpacing/>
              <w:rPr>
                <w:rFonts w:cs="Times New Roman"/>
                <w:iCs/>
                <w:szCs w:val="24"/>
              </w:rPr>
            </w:pPr>
            <w:r>
              <w:t>Engage with leadership across agencies and non-traditional partners to increase funding for the protection and restoration of wetlands in coastal watersheds.</w:t>
            </w:r>
          </w:p>
          <w:p w14:paraId="574629FA" w14:textId="3EB00C96" w:rsidR="00AC6D2A" w:rsidRDefault="00AC6D2A" w:rsidP="00001187">
            <w:pPr>
              <w:numPr>
                <w:ilvl w:val="0"/>
                <w:numId w:val="11"/>
              </w:numPr>
              <w:contextualSpacing/>
              <w:rPr>
                <w:rFonts w:cs="Times New Roman"/>
                <w:iCs/>
                <w:szCs w:val="24"/>
              </w:rPr>
            </w:pPr>
            <w:r>
              <w:rPr>
                <w:rFonts w:cs="Times New Roman"/>
                <w:iCs/>
                <w:szCs w:val="24"/>
              </w:rPr>
              <w:t>Improve habitat contributing to sustainable fisheries managed under MSA by providing funding and technical support for habitat</w:t>
            </w:r>
            <w:r w:rsidR="00760DE6">
              <w:rPr>
                <w:rFonts w:cs="Times New Roman"/>
                <w:iCs/>
                <w:szCs w:val="24"/>
              </w:rPr>
              <w:t xml:space="preserve"> protection and</w:t>
            </w:r>
            <w:r>
              <w:rPr>
                <w:rFonts w:cs="Times New Roman"/>
                <w:iCs/>
                <w:szCs w:val="24"/>
              </w:rPr>
              <w:t xml:space="preserve"> restoration.</w:t>
            </w:r>
          </w:p>
          <w:p w14:paraId="39C547A5" w14:textId="2F921695" w:rsidR="00AC6D2A" w:rsidRDefault="00AC6D2A" w:rsidP="00001187">
            <w:pPr>
              <w:numPr>
                <w:ilvl w:val="0"/>
                <w:numId w:val="11"/>
              </w:numPr>
              <w:contextualSpacing/>
              <w:rPr>
                <w:rFonts w:cs="Times New Roman"/>
                <w:iCs/>
                <w:szCs w:val="24"/>
              </w:rPr>
            </w:pPr>
            <w:r>
              <w:rPr>
                <w:rFonts w:cs="Times New Roman"/>
                <w:iCs/>
                <w:szCs w:val="24"/>
              </w:rPr>
              <w:t>Promote a comprehensive approach to restoring the Gulf of Mexico</w:t>
            </w:r>
            <w:r w:rsidR="0095323E">
              <w:rPr>
                <w:rFonts w:cs="Times New Roman"/>
                <w:iCs/>
                <w:szCs w:val="24"/>
              </w:rPr>
              <w:t>,</w:t>
            </w:r>
            <w:r>
              <w:rPr>
                <w:rFonts w:cs="Times New Roman"/>
                <w:iCs/>
                <w:szCs w:val="24"/>
              </w:rPr>
              <w:t xml:space="preserve"> including coordinating with</w:t>
            </w:r>
            <w:r w:rsidR="00760DE6">
              <w:rPr>
                <w:rFonts w:cs="Times New Roman"/>
                <w:iCs/>
                <w:szCs w:val="24"/>
              </w:rPr>
              <w:t xml:space="preserve"> the public, agencies, and</w:t>
            </w:r>
            <w:r>
              <w:rPr>
                <w:rFonts w:cs="Times New Roman"/>
                <w:iCs/>
                <w:szCs w:val="24"/>
              </w:rPr>
              <w:t xml:space="preserve"> co-trustees on restoration planning and project implementation for the Deepwater Horizon Natural Resources Damage Assessment</w:t>
            </w:r>
            <w:r w:rsidR="00760DE6">
              <w:rPr>
                <w:rFonts w:cs="Times New Roman"/>
                <w:iCs/>
                <w:szCs w:val="24"/>
              </w:rPr>
              <w:t>, RESTORE Act, N</w:t>
            </w:r>
            <w:r w:rsidR="004E5E2A">
              <w:rPr>
                <w:rFonts w:cs="Times New Roman"/>
                <w:iCs/>
                <w:szCs w:val="24"/>
              </w:rPr>
              <w:t xml:space="preserve">ational </w:t>
            </w:r>
            <w:r w:rsidR="00760DE6">
              <w:rPr>
                <w:rFonts w:cs="Times New Roman"/>
                <w:iCs/>
                <w:szCs w:val="24"/>
              </w:rPr>
              <w:t>F</w:t>
            </w:r>
            <w:r w:rsidR="004E5E2A">
              <w:rPr>
                <w:rFonts w:cs="Times New Roman"/>
                <w:iCs/>
                <w:szCs w:val="24"/>
              </w:rPr>
              <w:t xml:space="preserve">ish &amp; </w:t>
            </w:r>
            <w:r w:rsidR="00760DE6">
              <w:rPr>
                <w:rFonts w:cs="Times New Roman"/>
                <w:iCs/>
                <w:szCs w:val="24"/>
              </w:rPr>
              <w:t>W</w:t>
            </w:r>
            <w:r w:rsidR="004E5E2A">
              <w:rPr>
                <w:rFonts w:cs="Times New Roman"/>
                <w:iCs/>
                <w:szCs w:val="24"/>
              </w:rPr>
              <w:t xml:space="preserve">ildlife </w:t>
            </w:r>
            <w:r w:rsidR="00760DE6">
              <w:rPr>
                <w:rFonts w:cs="Times New Roman"/>
                <w:iCs/>
                <w:szCs w:val="24"/>
              </w:rPr>
              <w:t>F</w:t>
            </w:r>
            <w:r w:rsidR="004E5E2A">
              <w:rPr>
                <w:rFonts w:cs="Times New Roman"/>
                <w:iCs/>
                <w:szCs w:val="24"/>
              </w:rPr>
              <w:t>dtn.</w:t>
            </w:r>
            <w:r w:rsidR="00760DE6">
              <w:rPr>
                <w:rFonts w:cs="Times New Roman"/>
                <w:iCs/>
                <w:szCs w:val="24"/>
              </w:rPr>
              <w:t>,</w:t>
            </w:r>
            <w:r w:rsidR="004E5E2A">
              <w:rPr>
                <w:rFonts w:cs="Times New Roman"/>
                <w:iCs/>
                <w:szCs w:val="24"/>
              </w:rPr>
              <w:t xml:space="preserve"> &amp;</w:t>
            </w:r>
            <w:r w:rsidR="00760DE6">
              <w:rPr>
                <w:rFonts w:cs="Times New Roman"/>
                <w:iCs/>
                <w:szCs w:val="24"/>
              </w:rPr>
              <w:t xml:space="preserve"> Gulf of Mexico Energy Security Act</w:t>
            </w:r>
            <w:r w:rsidR="004E5E2A">
              <w:rPr>
                <w:rFonts w:cs="Times New Roman"/>
                <w:iCs/>
                <w:szCs w:val="24"/>
              </w:rPr>
              <w:t>.</w:t>
            </w:r>
            <w:r w:rsidR="00760DE6">
              <w:rPr>
                <w:rFonts w:cs="Times New Roman"/>
                <w:iCs/>
                <w:szCs w:val="24"/>
              </w:rPr>
              <w:t xml:space="preserve"> </w:t>
            </w:r>
          </w:p>
          <w:p w14:paraId="605A4707" w14:textId="77777777" w:rsidR="00AC6D2A" w:rsidRDefault="00AC6D2A" w:rsidP="00001187">
            <w:pPr>
              <w:numPr>
                <w:ilvl w:val="0"/>
                <w:numId w:val="11"/>
              </w:numPr>
              <w:contextualSpacing/>
              <w:rPr>
                <w:rFonts w:cs="Times New Roman"/>
                <w:iCs/>
                <w:szCs w:val="24"/>
              </w:rPr>
            </w:pPr>
            <w:r>
              <w:rPr>
                <w:rFonts w:cs="Times New Roman"/>
                <w:iCs/>
                <w:szCs w:val="24"/>
              </w:rPr>
              <w:t>Implement priority actions in the Chesapeake Bay Agreement to advance oyster recovery, ecosystem-based fisheries management, and monitoring of ecosystem conditions.</w:t>
            </w:r>
          </w:p>
          <w:p w14:paraId="0263B954" w14:textId="77777777" w:rsidR="00AC6D2A" w:rsidRDefault="00AC6D2A" w:rsidP="00001187">
            <w:pPr>
              <w:numPr>
                <w:ilvl w:val="0"/>
                <w:numId w:val="11"/>
              </w:numPr>
              <w:contextualSpacing/>
              <w:rPr>
                <w:rFonts w:cs="Times New Roman"/>
                <w:iCs/>
                <w:szCs w:val="24"/>
              </w:rPr>
            </w:pPr>
            <w:r>
              <w:rPr>
                <w:rFonts w:cs="Times New Roman"/>
                <w:iCs/>
                <w:szCs w:val="24"/>
              </w:rPr>
              <w:t>Develop habitat conservation and management objectives to support regional fishery management councils</w:t>
            </w:r>
            <w:r w:rsidR="0095323E">
              <w:rPr>
                <w:rFonts w:cs="Times New Roman"/>
                <w:iCs/>
                <w:szCs w:val="24"/>
              </w:rPr>
              <w:t>’</w:t>
            </w:r>
            <w:r>
              <w:rPr>
                <w:rFonts w:cs="Times New Roman"/>
                <w:iCs/>
                <w:szCs w:val="24"/>
              </w:rPr>
              <w:t xml:space="preserve"> implementation of ecosystem approaches to fisheries management.</w:t>
            </w:r>
          </w:p>
        </w:tc>
        <w:tc>
          <w:tcPr>
            <w:tcW w:w="5145"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46C98091" w14:textId="77777777" w:rsidR="00AC6D2A" w:rsidRDefault="00AC6D2A">
            <w:pPr>
              <w:spacing w:after="120"/>
              <w:rPr>
                <w:rFonts w:cs="Times New Roman"/>
                <w:b/>
                <w:szCs w:val="24"/>
              </w:rPr>
            </w:pPr>
            <w:r>
              <w:rPr>
                <w:rFonts w:cs="Times New Roman"/>
                <w:b/>
                <w:szCs w:val="24"/>
              </w:rPr>
              <w:t>Habitat</w:t>
            </w:r>
          </w:p>
          <w:p w14:paraId="3B56053B" w14:textId="49327DD0" w:rsidR="00AC6D2A" w:rsidRDefault="00AC6D2A" w:rsidP="00001187">
            <w:pPr>
              <w:numPr>
                <w:ilvl w:val="0"/>
                <w:numId w:val="12"/>
              </w:numPr>
              <w:contextualSpacing/>
              <w:rPr>
                <w:rFonts w:cs="Times New Roman"/>
                <w:iCs/>
                <w:szCs w:val="24"/>
              </w:rPr>
            </w:pPr>
            <w:r>
              <w:rPr>
                <w:rFonts w:cs="Times New Roman"/>
                <w:iCs/>
                <w:szCs w:val="24"/>
              </w:rPr>
              <w:t xml:space="preserve">Improve habitat conditions and address limiting factors to the recovery of species managed under ESA by providing funding and technical support for </w:t>
            </w:r>
            <w:r w:rsidR="004E5E2A">
              <w:rPr>
                <w:rFonts w:cs="Times New Roman"/>
                <w:iCs/>
                <w:szCs w:val="24"/>
              </w:rPr>
              <w:t xml:space="preserve">protection and </w:t>
            </w:r>
            <w:r>
              <w:rPr>
                <w:rFonts w:cs="Times New Roman"/>
                <w:iCs/>
                <w:szCs w:val="24"/>
              </w:rPr>
              <w:t xml:space="preserve">restoration projects in priority areas. </w:t>
            </w:r>
          </w:p>
          <w:p w14:paraId="6E138F02" w14:textId="77777777" w:rsidR="00AC6D2A" w:rsidRDefault="00AC6D2A" w:rsidP="00001187">
            <w:pPr>
              <w:numPr>
                <w:ilvl w:val="0"/>
                <w:numId w:val="12"/>
              </w:numPr>
              <w:contextualSpacing/>
              <w:rPr>
                <w:rFonts w:cs="Times New Roman"/>
                <w:iCs/>
                <w:szCs w:val="24"/>
              </w:rPr>
            </w:pPr>
            <w:r>
              <w:rPr>
                <w:rFonts w:cs="Times New Roman"/>
                <w:iCs/>
                <w:szCs w:val="24"/>
              </w:rPr>
              <w:t>Conserve and restore habitat for endangered coho salmon, threatened Chinook salmon</w:t>
            </w:r>
            <w:r w:rsidR="0095323E">
              <w:rPr>
                <w:rFonts w:cs="Times New Roman"/>
                <w:iCs/>
                <w:szCs w:val="24"/>
              </w:rPr>
              <w:t>,</w:t>
            </w:r>
            <w:r>
              <w:rPr>
                <w:rFonts w:cs="Times New Roman"/>
                <w:iCs/>
                <w:szCs w:val="24"/>
              </w:rPr>
              <w:t xml:space="preserve"> and steelhead trout within the Russian River Habitat Focus Area.</w:t>
            </w:r>
          </w:p>
          <w:p w14:paraId="7F62331D" w14:textId="692D2184" w:rsidR="00AC6D2A" w:rsidRDefault="00AC6D2A" w:rsidP="00001187">
            <w:pPr>
              <w:numPr>
                <w:ilvl w:val="0"/>
                <w:numId w:val="12"/>
              </w:numPr>
              <w:contextualSpacing/>
              <w:rPr>
                <w:rFonts w:cs="Times New Roman"/>
                <w:iCs/>
                <w:szCs w:val="24"/>
              </w:rPr>
            </w:pPr>
            <w:r>
              <w:rPr>
                <w:rFonts w:cs="Times New Roman"/>
                <w:iCs/>
                <w:szCs w:val="24"/>
              </w:rPr>
              <w:t>Coordinate efforts and resources with other agencies</w:t>
            </w:r>
            <w:r w:rsidR="006F1568">
              <w:rPr>
                <w:rFonts w:cs="Times New Roman"/>
                <w:iCs/>
                <w:szCs w:val="24"/>
              </w:rPr>
              <w:t xml:space="preserve">, the tribes </w:t>
            </w:r>
            <w:r>
              <w:rPr>
                <w:rFonts w:cs="Times New Roman"/>
                <w:iCs/>
                <w:szCs w:val="24"/>
              </w:rPr>
              <w:t>and partners to accelerate Puget Sound salmon recovery and implement high</w:t>
            </w:r>
            <w:r w:rsidR="0095323E">
              <w:rPr>
                <w:rFonts w:cs="Times New Roman"/>
                <w:iCs/>
                <w:szCs w:val="24"/>
              </w:rPr>
              <w:t>-</w:t>
            </w:r>
            <w:r>
              <w:rPr>
                <w:rFonts w:cs="Times New Roman"/>
                <w:iCs/>
                <w:szCs w:val="24"/>
              </w:rPr>
              <w:t>priority, large-scale projects that deliver multiple benefits.</w:t>
            </w:r>
          </w:p>
          <w:p w14:paraId="754FD53F" w14:textId="77777777" w:rsidR="00AC6D2A" w:rsidRDefault="00AC6D2A" w:rsidP="00001187">
            <w:pPr>
              <w:numPr>
                <w:ilvl w:val="0"/>
                <w:numId w:val="12"/>
              </w:numPr>
              <w:contextualSpacing/>
              <w:rPr>
                <w:rFonts w:cs="Times New Roman"/>
                <w:iCs/>
                <w:szCs w:val="24"/>
              </w:rPr>
            </w:pPr>
            <w:r>
              <w:rPr>
                <w:rFonts w:cs="Times New Roman"/>
                <w:iCs/>
                <w:szCs w:val="24"/>
              </w:rPr>
              <w:t>Conserve and restore habitat for endangered Atlantic salmon and river herring by addressing dams and other river barriers within Maine watersheds.</w:t>
            </w:r>
          </w:p>
          <w:p w14:paraId="12B4B984" w14:textId="77777777" w:rsidR="00AC6D2A" w:rsidRDefault="00AC6D2A" w:rsidP="00001187">
            <w:pPr>
              <w:numPr>
                <w:ilvl w:val="0"/>
                <w:numId w:val="12"/>
              </w:numPr>
              <w:contextualSpacing/>
              <w:rPr>
                <w:rFonts w:cs="Times New Roman"/>
                <w:iCs/>
                <w:szCs w:val="24"/>
              </w:rPr>
            </w:pPr>
            <w:r>
              <w:rPr>
                <w:rFonts w:cs="Times New Roman"/>
                <w:iCs/>
                <w:szCs w:val="24"/>
              </w:rPr>
              <w:t>Reduce land-based sources of pollution as threats to nearshore coral species</w:t>
            </w:r>
            <w:r w:rsidR="0095323E">
              <w:rPr>
                <w:rFonts w:cs="Times New Roman"/>
                <w:iCs/>
                <w:szCs w:val="24"/>
              </w:rPr>
              <w:t>,</w:t>
            </w:r>
            <w:r>
              <w:rPr>
                <w:rFonts w:cs="Times New Roman"/>
                <w:iCs/>
                <w:szCs w:val="24"/>
              </w:rPr>
              <w:t xml:space="preserve"> including ESA-listed </w:t>
            </w:r>
            <w:r w:rsidRPr="004E5E2A">
              <w:rPr>
                <w:rFonts w:cs="Times New Roman"/>
                <w:i/>
                <w:iCs/>
                <w:szCs w:val="24"/>
              </w:rPr>
              <w:t>Acropora</w:t>
            </w:r>
            <w:r>
              <w:rPr>
                <w:rFonts w:cs="Times New Roman"/>
                <w:iCs/>
                <w:szCs w:val="24"/>
              </w:rPr>
              <w:t xml:space="preserve">.  </w:t>
            </w:r>
          </w:p>
          <w:p w14:paraId="3A3DB886" w14:textId="77777777" w:rsidR="007270BF" w:rsidRPr="007270BF" w:rsidRDefault="00AC6D2A" w:rsidP="00001187">
            <w:pPr>
              <w:numPr>
                <w:ilvl w:val="0"/>
                <w:numId w:val="12"/>
              </w:numPr>
              <w:contextualSpacing/>
              <w:rPr>
                <w:rFonts w:cs="Times New Roman"/>
                <w:iCs/>
                <w:szCs w:val="24"/>
              </w:rPr>
            </w:pPr>
            <w:r>
              <w:rPr>
                <w:rFonts w:cs="Times New Roman"/>
                <w:iCs/>
                <w:szCs w:val="24"/>
              </w:rPr>
              <w:t>Maintain NOAA's coral nursery to propagate coral colonies for restoration.</w:t>
            </w:r>
          </w:p>
        </w:tc>
      </w:tr>
      <w:tr w:rsidR="00AC6D2A" w14:paraId="3C6603DF" w14:textId="77777777" w:rsidTr="009A4FCF">
        <w:trPr>
          <w:gridAfter w:val="1"/>
          <w:wAfter w:w="72" w:type="dxa"/>
          <w:cantSplit/>
          <w:trHeight w:val="6"/>
        </w:trPr>
        <w:tc>
          <w:tcPr>
            <w:tcW w:w="4773"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694BF56E" w14:textId="77777777" w:rsidR="00AC6D2A" w:rsidRDefault="00AC6D2A">
            <w:pPr>
              <w:rPr>
                <w:rFonts w:cs="Times New Roman"/>
                <w:b/>
                <w:szCs w:val="24"/>
              </w:rPr>
            </w:pPr>
            <w:r>
              <w:rPr>
                <w:rFonts w:cs="Times New Roman"/>
                <w:b/>
                <w:szCs w:val="24"/>
              </w:rPr>
              <w:t>Enforcement</w:t>
            </w:r>
          </w:p>
          <w:p w14:paraId="221373B9" w14:textId="77777777" w:rsidR="00AC6D2A" w:rsidRDefault="00AC6D2A" w:rsidP="00001187">
            <w:pPr>
              <w:numPr>
                <w:ilvl w:val="0"/>
                <w:numId w:val="11"/>
              </w:numPr>
              <w:autoSpaceDE w:val="0"/>
              <w:autoSpaceDN w:val="0"/>
              <w:adjustRightInd w:val="0"/>
              <w:contextualSpacing/>
              <w:rPr>
                <w:rFonts w:cs="Times New Roman"/>
                <w:szCs w:val="24"/>
              </w:rPr>
            </w:pPr>
            <w:r>
              <w:rPr>
                <w:rFonts w:cs="Times New Roman"/>
                <w:szCs w:val="24"/>
              </w:rPr>
              <w:t>Continue the transition to catch share management and appropriate enforcement strategies</w:t>
            </w:r>
            <w:r w:rsidR="0095323E">
              <w:rPr>
                <w:rFonts w:cs="Times New Roman"/>
                <w:szCs w:val="24"/>
              </w:rPr>
              <w:t>,</w:t>
            </w:r>
            <w:r>
              <w:rPr>
                <w:rFonts w:cs="Times New Roman"/>
                <w:szCs w:val="24"/>
              </w:rPr>
              <w:t xml:space="preserve"> including shifting existing resources to compliance assistance and monitoring activities that foster voluntary compliance and deter violations.</w:t>
            </w:r>
          </w:p>
        </w:tc>
        <w:tc>
          <w:tcPr>
            <w:tcW w:w="5145"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5F4B5639" w14:textId="77777777" w:rsidR="00AC6D2A" w:rsidRDefault="00AC6D2A">
            <w:pPr>
              <w:spacing w:after="120"/>
              <w:rPr>
                <w:rFonts w:cs="Times New Roman"/>
                <w:b/>
                <w:szCs w:val="24"/>
              </w:rPr>
            </w:pPr>
            <w:r>
              <w:rPr>
                <w:rFonts w:cs="Times New Roman"/>
                <w:b/>
                <w:szCs w:val="24"/>
              </w:rPr>
              <w:t>Enforcement</w:t>
            </w:r>
          </w:p>
          <w:p w14:paraId="6837B6A0" w14:textId="77777777" w:rsidR="00AC6D2A" w:rsidRDefault="00AC6D2A" w:rsidP="00001187">
            <w:pPr>
              <w:numPr>
                <w:ilvl w:val="0"/>
                <w:numId w:val="11"/>
              </w:numPr>
              <w:autoSpaceDE w:val="0"/>
              <w:autoSpaceDN w:val="0"/>
              <w:adjustRightInd w:val="0"/>
              <w:contextualSpacing/>
              <w:rPr>
                <w:rFonts w:cs="Times New Roman"/>
                <w:szCs w:val="24"/>
              </w:rPr>
            </w:pPr>
            <w:r>
              <w:rPr>
                <w:rFonts w:cs="Times New Roman"/>
                <w:szCs w:val="24"/>
              </w:rPr>
              <w:t>Continue the transition to appropriate enforcement strategies</w:t>
            </w:r>
            <w:r w:rsidR="0095323E">
              <w:rPr>
                <w:rFonts w:cs="Times New Roman"/>
                <w:szCs w:val="24"/>
              </w:rPr>
              <w:t>,</w:t>
            </w:r>
            <w:r>
              <w:rPr>
                <w:rFonts w:cs="Times New Roman"/>
                <w:szCs w:val="24"/>
              </w:rPr>
              <w:t xml:space="preserve"> including shifting existing resources to compliance assistance and monitoring activities that foster voluntary compliance and deter violations.</w:t>
            </w:r>
          </w:p>
        </w:tc>
      </w:tr>
      <w:tr w:rsidR="00AC6D2A" w14:paraId="3BB9169D" w14:textId="77777777" w:rsidTr="009A4FCF">
        <w:trPr>
          <w:gridAfter w:val="1"/>
          <w:wAfter w:w="72" w:type="dxa"/>
          <w:cantSplit/>
          <w:trHeight w:val="6"/>
        </w:trPr>
        <w:tc>
          <w:tcPr>
            <w:tcW w:w="477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0AF637F" w14:textId="77777777" w:rsidR="00AC6D2A" w:rsidRDefault="00AC6D2A">
            <w:pPr>
              <w:rPr>
                <w:rFonts w:cs="Times New Roman"/>
                <w:b/>
                <w:szCs w:val="24"/>
              </w:rPr>
            </w:pPr>
          </w:p>
          <w:p w14:paraId="5388BEAD" w14:textId="77777777" w:rsidR="00AC6D2A" w:rsidRDefault="00AC6D2A">
            <w:pPr>
              <w:rPr>
                <w:rFonts w:cs="Times New Roman"/>
                <w:b/>
                <w:szCs w:val="24"/>
              </w:rPr>
            </w:pPr>
            <w:r>
              <w:rPr>
                <w:rFonts w:cs="Times New Roman"/>
                <w:b/>
                <w:szCs w:val="24"/>
              </w:rPr>
              <w:t>Aquaculture</w:t>
            </w:r>
          </w:p>
          <w:p w14:paraId="4007CDE3" w14:textId="65CEEAC0" w:rsidR="00AC6D2A" w:rsidRDefault="005008FE" w:rsidP="00001187">
            <w:pPr>
              <w:numPr>
                <w:ilvl w:val="0"/>
                <w:numId w:val="11"/>
              </w:numPr>
              <w:rPr>
                <w:rFonts w:eastAsia="Times New Roman" w:cs="Times New Roman"/>
                <w:szCs w:val="24"/>
              </w:rPr>
            </w:pPr>
            <w:r>
              <w:rPr>
                <w:rFonts w:eastAsia="Times New Roman" w:cs="Times New Roman"/>
                <w:szCs w:val="24"/>
              </w:rPr>
              <w:t>Complete rulemaking</w:t>
            </w:r>
            <w:r w:rsidR="00AC6D2A">
              <w:rPr>
                <w:rFonts w:eastAsia="Times New Roman" w:cs="Times New Roman"/>
                <w:szCs w:val="24"/>
              </w:rPr>
              <w:t xml:space="preserve"> to implement the Gulf of Mexico Fishery Management Plan for Aquaculture.</w:t>
            </w:r>
          </w:p>
          <w:p w14:paraId="06724B8B" w14:textId="77777777" w:rsidR="00AC6D2A" w:rsidRDefault="00AC6D2A" w:rsidP="00001187">
            <w:pPr>
              <w:numPr>
                <w:ilvl w:val="0"/>
                <w:numId w:val="11"/>
              </w:numPr>
              <w:rPr>
                <w:rFonts w:eastAsia="Times New Roman" w:cs="Times New Roman"/>
                <w:szCs w:val="24"/>
              </w:rPr>
            </w:pPr>
            <w:r>
              <w:rPr>
                <w:rFonts w:eastAsia="Times New Roman" w:cs="Times New Roman"/>
                <w:szCs w:val="24"/>
              </w:rPr>
              <w:t>Implement and expand the National Shellfish Initiative.</w:t>
            </w:r>
          </w:p>
          <w:p w14:paraId="69C8D14F" w14:textId="77777777" w:rsidR="00AC6D2A" w:rsidRPr="004E5E2A" w:rsidRDefault="00AC6D2A" w:rsidP="00001187">
            <w:pPr>
              <w:numPr>
                <w:ilvl w:val="0"/>
                <w:numId w:val="11"/>
              </w:numPr>
              <w:contextualSpacing/>
              <w:rPr>
                <w:rFonts w:cs="Times New Roman"/>
                <w:szCs w:val="24"/>
              </w:rPr>
            </w:pPr>
            <w:r>
              <w:rPr>
                <w:rFonts w:eastAsia="Times New Roman" w:cs="Times New Roman"/>
                <w:szCs w:val="24"/>
              </w:rPr>
              <w:t>Develop and implement permitting regulatory efficiencies for aquaculture.</w:t>
            </w:r>
          </w:p>
          <w:p w14:paraId="5F6C5C3E" w14:textId="2C2ECA78" w:rsidR="005008FE" w:rsidRDefault="005008FE" w:rsidP="00001187">
            <w:pPr>
              <w:numPr>
                <w:ilvl w:val="0"/>
                <w:numId w:val="11"/>
              </w:numPr>
              <w:contextualSpacing/>
              <w:rPr>
                <w:rFonts w:cs="Times New Roman"/>
                <w:szCs w:val="24"/>
              </w:rPr>
            </w:pPr>
            <w:r>
              <w:rPr>
                <w:rFonts w:eastAsia="Times New Roman" w:cs="Times New Roman"/>
                <w:szCs w:val="24"/>
              </w:rPr>
              <w:t>Begin implementing the National Science and Technology Council’s National Strategic Plan for Federal Aquaculture research.</w:t>
            </w:r>
          </w:p>
          <w:p w14:paraId="5812BE48" w14:textId="4DECD4CF" w:rsidR="00AC6D2A" w:rsidRDefault="00AC6D2A" w:rsidP="004E5E2A">
            <w:pPr>
              <w:ind w:left="720"/>
              <w:contextualSpacing/>
              <w:rPr>
                <w:rFonts w:cs="Times New Roman"/>
                <w:szCs w:val="24"/>
              </w:rPr>
            </w:pPr>
          </w:p>
        </w:tc>
        <w:tc>
          <w:tcPr>
            <w:tcW w:w="514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21AB04A" w14:textId="77777777" w:rsidR="00AC6D2A" w:rsidRDefault="00AC6D2A">
            <w:pPr>
              <w:ind w:left="360"/>
              <w:rPr>
                <w:rFonts w:cs="Times New Roman"/>
                <w:szCs w:val="24"/>
              </w:rPr>
            </w:pPr>
          </w:p>
          <w:p w14:paraId="0BA107E8" w14:textId="544852D6" w:rsidR="00116E09" w:rsidRDefault="00116E09" w:rsidP="00116E09">
            <w:pPr>
              <w:rPr>
                <w:rFonts w:cs="Times New Roman"/>
                <w:szCs w:val="24"/>
              </w:rPr>
            </w:pPr>
          </w:p>
          <w:p w14:paraId="5C699FE3" w14:textId="77777777" w:rsidR="00116E09" w:rsidRPr="00116E09" w:rsidRDefault="00116E09" w:rsidP="00116E09">
            <w:pPr>
              <w:rPr>
                <w:rFonts w:cs="Times New Roman"/>
                <w:szCs w:val="24"/>
              </w:rPr>
            </w:pPr>
          </w:p>
          <w:p w14:paraId="1DF8F5C1" w14:textId="77777777" w:rsidR="00116E09" w:rsidRPr="00C701F1" w:rsidRDefault="00116E09" w:rsidP="00C701F1">
            <w:pPr>
              <w:rPr>
                <w:rFonts w:cs="Times New Roman"/>
                <w:szCs w:val="24"/>
              </w:rPr>
            </w:pPr>
          </w:p>
          <w:p w14:paraId="4B5A42CE" w14:textId="77777777" w:rsidR="00116E09" w:rsidRPr="009A4FCF" w:rsidRDefault="00116E09" w:rsidP="009A4FCF">
            <w:pPr>
              <w:rPr>
                <w:rFonts w:cs="Times New Roman"/>
                <w:szCs w:val="24"/>
              </w:rPr>
            </w:pPr>
          </w:p>
          <w:p w14:paraId="03F5D13F" w14:textId="77777777" w:rsidR="00116E09" w:rsidRPr="009A4FCF" w:rsidRDefault="00116E09" w:rsidP="009A4FCF">
            <w:pPr>
              <w:rPr>
                <w:rFonts w:cs="Times New Roman"/>
                <w:szCs w:val="24"/>
              </w:rPr>
            </w:pPr>
          </w:p>
          <w:p w14:paraId="3FCC457A" w14:textId="77777777" w:rsidR="00116E09" w:rsidRPr="009A4FCF" w:rsidRDefault="00116E09" w:rsidP="009A4FCF">
            <w:pPr>
              <w:rPr>
                <w:rFonts w:cs="Times New Roman"/>
                <w:szCs w:val="24"/>
              </w:rPr>
            </w:pPr>
          </w:p>
          <w:p w14:paraId="76627652" w14:textId="77777777" w:rsidR="00116E09" w:rsidRPr="009A4FCF" w:rsidRDefault="00116E09" w:rsidP="009A4FCF">
            <w:pPr>
              <w:rPr>
                <w:rFonts w:cs="Times New Roman"/>
                <w:szCs w:val="24"/>
              </w:rPr>
            </w:pPr>
          </w:p>
          <w:p w14:paraId="759EAD56" w14:textId="3A6226F1" w:rsidR="00116E09" w:rsidRDefault="00116E09" w:rsidP="00116E09">
            <w:pPr>
              <w:rPr>
                <w:rFonts w:cs="Times New Roman"/>
                <w:szCs w:val="24"/>
              </w:rPr>
            </w:pPr>
          </w:p>
          <w:p w14:paraId="47CA7A9D" w14:textId="77777777" w:rsidR="00116E09" w:rsidRPr="00116E09" w:rsidRDefault="00116E09" w:rsidP="00116E09">
            <w:pPr>
              <w:rPr>
                <w:rFonts w:cs="Times New Roman"/>
                <w:szCs w:val="24"/>
              </w:rPr>
            </w:pPr>
          </w:p>
          <w:p w14:paraId="3D46B1D5" w14:textId="77777777" w:rsidR="00116E09" w:rsidRPr="00C701F1" w:rsidRDefault="00116E09" w:rsidP="00C701F1">
            <w:pPr>
              <w:rPr>
                <w:rFonts w:cs="Times New Roman"/>
                <w:szCs w:val="24"/>
              </w:rPr>
            </w:pPr>
          </w:p>
          <w:p w14:paraId="7B8E2278" w14:textId="77777777" w:rsidR="00116E09" w:rsidRPr="009A4FCF" w:rsidRDefault="00116E09" w:rsidP="009A4FCF">
            <w:pPr>
              <w:rPr>
                <w:rFonts w:cs="Times New Roman"/>
                <w:szCs w:val="24"/>
              </w:rPr>
            </w:pPr>
          </w:p>
          <w:p w14:paraId="627CCED4" w14:textId="16CD56EC" w:rsidR="00116E09" w:rsidRDefault="00116E09" w:rsidP="00116E09">
            <w:pPr>
              <w:rPr>
                <w:rFonts w:cs="Times New Roman"/>
                <w:szCs w:val="24"/>
              </w:rPr>
            </w:pPr>
          </w:p>
          <w:p w14:paraId="5E8C62D7" w14:textId="4AB8BA68" w:rsidR="00116E09" w:rsidRDefault="00116E09" w:rsidP="00116E09">
            <w:pPr>
              <w:rPr>
                <w:rFonts w:cs="Times New Roman"/>
                <w:szCs w:val="24"/>
              </w:rPr>
            </w:pPr>
          </w:p>
          <w:p w14:paraId="2BD3FBA1" w14:textId="77777777" w:rsidR="00EC1460" w:rsidRPr="00116E09" w:rsidRDefault="00EC1460" w:rsidP="00116E09">
            <w:pPr>
              <w:rPr>
                <w:rFonts w:cs="Times New Roman"/>
                <w:szCs w:val="24"/>
              </w:rPr>
            </w:pPr>
          </w:p>
        </w:tc>
      </w:tr>
      <w:tr w:rsidR="00AC6D2A" w14:paraId="247FEC78" w14:textId="77777777" w:rsidTr="009A4FCF">
        <w:trPr>
          <w:gridAfter w:val="1"/>
          <w:wAfter w:w="72" w:type="dxa"/>
          <w:cantSplit/>
          <w:trHeight w:val="6"/>
        </w:trPr>
        <w:tc>
          <w:tcPr>
            <w:tcW w:w="4773"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46A55BE1" w14:textId="77777777" w:rsidR="00AC6D2A" w:rsidRDefault="00AC6D2A">
            <w:pPr>
              <w:rPr>
                <w:rFonts w:cs="Times New Roman"/>
                <w:b/>
                <w:szCs w:val="24"/>
              </w:rPr>
            </w:pPr>
            <w:r>
              <w:rPr>
                <w:rFonts w:cs="Times New Roman"/>
                <w:b/>
                <w:szCs w:val="24"/>
              </w:rPr>
              <w:t>International</w:t>
            </w:r>
          </w:p>
          <w:p w14:paraId="529A5B13" w14:textId="05AEA721" w:rsidR="00E43C66" w:rsidRPr="00E43C66" w:rsidRDefault="004E5E2A" w:rsidP="00E43C66">
            <w:pPr>
              <w:numPr>
                <w:ilvl w:val="0"/>
                <w:numId w:val="11"/>
              </w:numPr>
              <w:contextualSpacing/>
              <w:rPr>
                <w:rFonts w:cs="Times New Roman"/>
                <w:iCs/>
                <w:szCs w:val="24"/>
              </w:rPr>
            </w:pPr>
            <w:r>
              <w:rPr>
                <w:rFonts w:cs="Times New Roman"/>
                <w:iCs/>
                <w:szCs w:val="24"/>
              </w:rPr>
              <w:t>Explore options in accordance</w:t>
            </w:r>
            <w:r w:rsidR="00E43C66">
              <w:rPr>
                <w:rFonts w:cs="Times New Roman"/>
                <w:iCs/>
                <w:szCs w:val="24"/>
              </w:rPr>
              <w:t xml:space="preserve"> with Presidential Memorandum “Establishing a Comprehensive Framework to Combat Illegal, Unreported, and Unregulated Fishing and Seafood Fraud.”</w:t>
            </w:r>
          </w:p>
          <w:p w14:paraId="4C816C31" w14:textId="77777777" w:rsidR="005A7255" w:rsidRDefault="00AC6D2A" w:rsidP="005A7255">
            <w:pPr>
              <w:numPr>
                <w:ilvl w:val="0"/>
                <w:numId w:val="11"/>
              </w:numPr>
              <w:contextualSpacing/>
              <w:rPr>
                <w:rFonts w:cs="Times New Roman"/>
                <w:iCs/>
                <w:szCs w:val="24"/>
              </w:rPr>
            </w:pPr>
            <w:r w:rsidRPr="005A7255">
              <w:rPr>
                <w:rFonts w:cs="Times New Roman"/>
                <w:iCs/>
                <w:szCs w:val="24"/>
              </w:rPr>
              <w:t>Improve the effectiveness of seafood trade monitoring programs by issuing regulations to consolidate seafood dealer permits and to require electronic reporting of import/export shipments</w:t>
            </w:r>
            <w:r w:rsidR="00E43C66" w:rsidRPr="005A7255">
              <w:rPr>
                <w:rFonts w:cs="Times New Roman"/>
                <w:iCs/>
                <w:szCs w:val="24"/>
              </w:rPr>
              <w:t xml:space="preserve"> by implementing</w:t>
            </w:r>
            <w:r w:rsidRPr="005A7255">
              <w:rPr>
                <w:rFonts w:cs="Times New Roman"/>
                <w:iCs/>
                <w:szCs w:val="24"/>
              </w:rPr>
              <w:t xml:space="preserve"> the International Trade Data System.</w:t>
            </w:r>
          </w:p>
          <w:p w14:paraId="1180B7EB" w14:textId="5F41607D" w:rsidR="00BD6ADC" w:rsidRPr="00E43C66" w:rsidRDefault="005A7255" w:rsidP="005A7255">
            <w:pPr>
              <w:numPr>
                <w:ilvl w:val="0"/>
                <w:numId w:val="11"/>
              </w:numPr>
              <w:contextualSpacing/>
              <w:rPr>
                <w:rFonts w:cs="Times New Roman"/>
                <w:iCs/>
                <w:szCs w:val="24"/>
              </w:rPr>
            </w:pPr>
            <w:r w:rsidRPr="005A7255">
              <w:rPr>
                <w:rFonts w:cs="Times New Roman"/>
                <w:iCs/>
                <w:szCs w:val="24"/>
              </w:rPr>
              <w:t>Support approaches in relevant international fora to combat IUU fishing and ensure compliance with agreed fishery rules.</w:t>
            </w:r>
          </w:p>
          <w:p w14:paraId="52D6DF1F" w14:textId="412DECE6" w:rsidR="00AC6D2A" w:rsidRDefault="00AC6D2A" w:rsidP="00001187">
            <w:pPr>
              <w:numPr>
                <w:ilvl w:val="0"/>
                <w:numId w:val="11"/>
              </w:numPr>
              <w:contextualSpacing/>
              <w:rPr>
                <w:rFonts w:cs="Times New Roman"/>
                <w:iCs/>
                <w:szCs w:val="24"/>
              </w:rPr>
            </w:pPr>
            <w:r>
              <w:rPr>
                <w:rFonts w:cs="Times New Roman"/>
                <w:iCs/>
                <w:szCs w:val="24"/>
              </w:rPr>
              <w:t xml:space="preserve">Implement actions </w:t>
            </w:r>
            <w:r w:rsidR="00BD6ADC">
              <w:rPr>
                <w:rFonts w:cs="Times New Roman"/>
                <w:iCs/>
                <w:szCs w:val="24"/>
              </w:rPr>
              <w:t xml:space="preserve">domestically to </w:t>
            </w:r>
            <w:r>
              <w:rPr>
                <w:rFonts w:cs="Times New Roman"/>
                <w:iCs/>
                <w:szCs w:val="24"/>
              </w:rPr>
              <w:t>support international fisheries management plans and agreements</w:t>
            </w:r>
            <w:r w:rsidR="00E43C66">
              <w:rPr>
                <w:rFonts w:cs="Times New Roman"/>
                <w:iCs/>
                <w:szCs w:val="24"/>
              </w:rPr>
              <w:t>.</w:t>
            </w:r>
            <w:r>
              <w:rPr>
                <w:rFonts w:cs="Times New Roman"/>
                <w:iCs/>
                <w:szCs w:val="24"/>
              </w:rPr>
              <w:t xml:space="preserve"> </w:t>
            </w:r>
          </w:p>
          <w:p w14:paraId="008CAECE" w14:textId="1B75EC7D" w:rsidR="00E43C66" w:rsidRPr="00E43C66" w:rsidRDefault="00E43C66" w:rsidP="005A7255">
            <w:pPr>
              <w:numPr>
                <w:ilvl w:val="0"/>
                <w:numId w:val="11"/>
              </w:numPr>
              <w:contextualSpacing/>
              <w:rPr>
                <w:rFonts w:cs="Times New Roman"/>
                <w:iCs/>
                <w:szCs w:val="24"/>
              </w:rPr>
            </w:pPr>
            <w:r>
              <w:rPr>
                <w:rFonts w:cs="Times New Roman"/>
                <w:iCs/>
                <w:szCs w:val="24"/>
              </w:rPr>
              <w:t>Implement I</w:t>
            </w:r>
            <w:r w:rsidR="005A7255">
              <w:rPr>
                <w:rFonts w:cs="Times New Roman"/>
                <w:iCs/>
                <w:szCs w:val="24"/>
              </w:rPr>
              <w:t>nt’l</w:t>
            </w:r>
            <w:r w:rsidR="00E95F05">
              <w:rPr>
                <w:rFonts w:cs="Times New Roman"/>
                <w:iCs/>
                <w:szCs w:val="24"/>
              </w:rPr>
              <w:t xml:space="preserve"> </w:t>
            </w:r>
            <w:r>
              <w:rPr>
                <w:rFonts w:cs="Times New Roman"/>
                <w:iCs/>
                <w:szCs w:val="24"/>
              </w:rPr>
              <w:t>C</w:t>
            </w:r>
            <w:r w:rsidR="00E95F05">
              <w:rPr>
                <w:rFonts w:cs="Times New Roman"/>
                <w:iCs/>
                <w:szCs w:val="24"/>
              </w:rPr>
              <w:t>ommission for the Conservation of Atlantic Tuna (IC</w:t>
            </w:r>
            <w:r>
              <w:rPr>
                <w:rFonts w:cs="Times New Roman"/>
                <w:iCs/>
                <w:szCs w:val="24"/>
              </w:rPr>
              <w:t>CAT</w:t>
            </w:r>
            <w:r w:rsidR="00E95F05">
              <w:rPr>
                <w:rFonts w:cs="Times New Roman"/>
                <w:iCs/>
                <w:szCs w:val="24"/>
              </w:rPr>
              <w:t>)</w:t>
            </w:r>
            <w:r>
              <w:rPr>
                <w:rFonts w:cs="Times New Roman"/>
                <w:iCs/>
                <w:szCs w:val="24"/>
              </w:rPr>
              <w:t>’s electronic Bluefin Tuna Catch Documentation scheme</w:t>
            </w:r>
            <w:r w:rsidR="005A7255">
              <w:rPr>
                <w:rFonts w:cs="Times New Roman"/>
                <w:iCs/>
                <w:szCs w:val="24"/>
              </w:rPr>
              <w:t xml:space="preserve"> (</w:t>
            </w:r>
            <w:r w:rsidR="005A7255" w:rsidRPr="005A7255">
              <w:rPr>
                <w:rFonts w:cs="Times New Roman"/>
                <w:iCs/>
                <w:szCs w:val="24"/>
              </w:rPr>
              <w:t>eBCD</w:t>
            </w:r>
            <w:r>
              <w:rPr>
                <w:rFonts w:cs="Times New Roman"/>
                <w:iCs/>
                <w:szCs w:val="24"/>
              </w:rPr>
              <w:t xml:space="preserve">). </w:t>
            </w:r>
          </w:p>
          <w:p w14:paraId="183A8DDE" w14:textId="54A8C226" w:rsidR="00AC6D2A" w:rsidRDefault="00AC6D2A" w:rsidP="005A7255">
            <w:pPr>
              <w:numPr>
                <w:ilvl w:val="0"/>
                <w:numId w:val="11"/>
              </w:numPr>
              <w:contextualSpacing/>
              <w:rPr>
                <w:rFonts w:cs="Times New Roman"/>
                <w:iCs/>
                <w:szCs w:val="24"/>
              </w:rPr>
            </w:pPr>
            <w:r>
              <w:rPr>
                <w:rFonts w:cs="Times New Roman"/>
                <w:iCs/>
                <w:szCs w:val="24"/>
              </w:rPr>
              <w:t xml:space="preserve">Expand scientific partnerships with European and Pacific Rim partners </w:t>
            </w:r>
          </w:p>
        </w:tc>
        <w:tc>
          <w:tcPr>
            <w:tcW w:w="5145"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19613CD1" w14:textId="77777777" w:rsidR="00AC6D2A" w:rsidRDefault="00AC6D2A">
            <w:pPr>
              <w:spacing w:after="120"/>
              <w:rPr>
                <w:rFonts w:cs="Times New Roman"/>
                <w:b/>
                <w:szCs w:val="24"/>
              </w:rPr>
            </w:pPr>
            <w:r>
              <w:rPr>
                <w:rFonts w:cs="Times New Roman"/>
                <w:b/>
                <w:szCs w:val="24"/>
              </w:rPr>
              <w:t>International</w:t>
            </w:r>
          </w:p>
          <w:p w14:paraId="4266D61F" w14:textId="77777777" w:rsidR="00AC6D2A" w:rsidRDefault="00AC6D2A" w:rsidP="00001187">
            <w:pPr>
              <w:numPr>
                <w:ilvl w:val="0"/>
                <w:numId w:val="11"/>
              </w:numPr>
              <w:contextualSpacing/>
              <w:rPr>
                <w:rFonts w:cs="Times New Roman"/>
                <w:iCs/>
                <w:szCs w:val="24"/>
              </w:rPr>
            </w:pPr>
            <w:r>
              <w:rPr>
                <w:rFonts w:cs="Times New Roman"/>
                <w:iCs/>
                <w:szCs w:val="24"/>
              </w:rPr>
              <w:t>Collaborate with the North Atlantic Salmon Conservation Organization to reduce the potential for adverse impacts to U.S. endangered Atlantic salmon throughout their migratory range.</w:t>
            </w:r>
          </w:p>
          <w:p w14:paraId="7E3145F0" w14:textId="77777777" w:rsidR="00AC6D2A" w:rsidRDefault="00AC6D2A" w:rsidP="00001187">
            <w:pPr>
              <w:numPr>
                <w:ilvl w:val="0"/>
                <w:numId w:val="11"/>
              </w:numPr>
              <w:contextualSpacing/>
              <w:rPr>
                <w:rFonts w:cs="Times New Roman"/>
                <w:iCs/>
                <w:szCs w:val="24"/>
              </w:rPr>
            </w:pPr>
            <w:r>
              <w:rPr>
                <w:rFonts w:cs="Times New Roman"/>
                <w:iCs/>
                <w:szCs w:val="24"/>
              </w:rPr>
              <w:t xml:space="preserve">Work with Canadian partners to develop conservation equivalent measures to address the risk to North Atlantic right whales from commercial fishing and shipping. </w:t>
            </w:r>
          </w:p>
          <w:p w14:paraId="435510DB" w14:textId="77777777" w:rsidR="00AC6D2A" w:rsidRDefault="00AC6D2A" w:rsidP="00001187">
            <w:pPr>
              <w:numPr>
                <w:ilvl w:val="0"/>
                <w:numId w:val="11"/>
              </w:numPr>
              <w:contextualSpacing/>
              <w:rPr>
                <w:rFonts w:cs="Times New Roman"/>
                <w:iCs/>
                <w:szCs w:val="24"/>
              </w:rPr>
            </w:pPr>
            <w:r>
              <w:rPr>
                <w:rFonts w:cs="Times New Roman"/>
                <w:iCs/>
                <w:szCs w:val="24"/>
              </w:rPr>
              <w:t>Issue regulations to implement the provisions of the MMPA that apply comparable marine mammal protection standards to fisheries exporting to the U.S. market, thus reducing incidental mortality of marine mammals in foreign fisheries.</w:t>
            </w:r>
          </w:p>
          <w:p w14:paraId="31748763" w14:textId="77777777" w:rsidR="00AC6D2A" w:rsidRDefault="00AC6D2A" w:rsidP="00001187">
            <w:pPr>
              <w:numPr>
                <w:ilvl w:val="0"/>
                <w:numId w:val="11"/>
              </w:numPr>
              <w:contextualSpacing/>
              <w:rPr>
                <w:rFonts w:cs="Times New Roman"/>
                <w:iCs/>
                <w:szCs w:val="24"/>
              </w:rPr>
            </w:pPr>
            <w:r>
              <w:rPr>
                <w:rFonts w:cs="Times New Roman"/>
                <w:iCs/>
                <w:szCs w:val="24"/>
              </w:rPr>
              <w:t xml:space="preserve">Collaborate with international partners to protect and conserve species through science-based input and capacity building. </w:t>
            </w:r>
          </w:p>
          <w:p w14:paraId="5E7AB508" w14:textId="77777777" w:rsidR="00AC6D2A" w:rsidRDefault="00AC6D2A" w:rsidP="00001187">
            <w:pPr>
              <w:numPr>
                <w:ilvl w:val="0"/>
                <w:numId w:val="11"/>
              </w:numPr>
              <w:contextualSpacing/>
              <w:rPr>
                <w:rFonts w:cs="Times New Roman"/>
                <w:iCs/>
                <w:szCs w:val="24"/>
              </w:rPr>
            </w:pPr>
            <w:r>
              <w:rPr>
                <w:rFonts w:cs="Times New Roman"/>
                <w:iCs/>
                <w:szCs w:val="24"/>
              </w:rPr>
              <w:t xml:space="preserve">Assess transboundary protected species populations and improve scientific basis for management in U.S. waters. </w:t>
            </w:r>
          </w:p>
        </w:tc>
      </w:tr>
    </w:tbl>
    <w:p w14:paraId="5E291496" w14:textId="77777777" w:rsidR="009A4FCF" w:rsidRDefault="009A4FCF" w:rsidP="00AE3BF3">
      <w:pPr>
        <w:spacing w:after="120"/>
        <w:jc w:val="center"/>
        <w:rPr>
          <w:sz w:val="24"/>
          <w:szCs w:val="24"/>
        </w:rPr>
      </w:pPr>
    </w:p>
    <w:p w14:paraId="6382C584" w14:textId="77777777" w:rsidR="009A4FCF" w:rsidRDefault="009A4FCF">
      <w:pPr>
        <w:rPr>
          <w:sz w:val="24"/>
          <w:szCs w:val="24"/>
        </w:rPr>
      </w:pPr>
      <w:r>
        <w:rPr>
          <w:sz w:val="24"/>
          <w:szCs w:val="24"/>
        </w:rPr>
        <w:br w:type="page"/>
      </w:r>
    </w:p>
    <w:p w14:paraId="5A9F7509" w14:textId="690798EE" w:rsidR="00AC6D2A" w:rsidRDefault="000D5470" w:rsidP="00AE3BF3">
      <w:pPr>
        <w:spacing w:after="120"/>
        <w:jc w:val="center"/>
        <w:rPr>
          <w:sz w:val="24"/>
          <w:szCs w:val="24"/>
        </w:rPr>
      </w:pPr>
      <w:r>
        <w:rPr>
          <w:sz w:val="24"/>
          <w:szCs w:val="24"/>
        </w:rPr>
        <w:lastRenderedPageBreak/>
        <w:t xml:space="preserve"> </w:t>
      </w:r>
    </w:p>
    <w:tbl>
      <w:tblPr>
        <w:tblStyle w:val="TableGrid"/>
        <w:tblW w:w="0" w:type="auto"/>
        <w:tblLook w:val="04A0" w:firstRow="1" w:lastRow="0" w:firstColumn="1" w:lastColumn="0" w:noHBand="0" w:noVBand="1"/>
      </w:tblPr>
      <w:tblGrid>
        <w:gridCol w:w="9576"/>
      </w:tblGrid>
      <w:tr w:rsidR="00116E09" w14:paraId="3E8DBE7C" w14:textId="77777777" w:rsidTr="00116E09">
        <w:tc>
          <w:tcPr>
            <w:tcW w:w="9576" w:type="dxa"/>
          </w:tcPr>
          <w:p w14:paraId="5ED168BF" w14:textId="4865EF07" w:rsidR="00116E09" w:rsidRDefault="0008437C" w:rsidP="000D5470">
            <w:pPr>
              <w:autoSpaceDE w:val="0"/>
              <w:autoSpaceDN w:val="0"/>
              <w:adjustRightInd w:val="0"/>
              <w:rPr>
                <w:szCs w:val="24"/>
              </w:rPr>
            </w:pPr>
            <w:r w:rsidRPr="0008437C">
              <w:rPr>
                <w:sz w:val="28"/>
                <w:szCs w:val="28"/>
              </w:rPr>
              <w:t>NOAA Priority</w:t>
            </w:r>
            <w:r>
              <w:rPr>
                <w:szCs w:val="24"/>
              </w:rPr>
              <w:t xml:space="preserve">: Achieve </w:t>
            </w:r>
            <w:r w:rsidR="00116E09">
              <w:rPr>
                <w:szCs w:val="24"/>
              </w:rPr>
              <w:t>Organizational Excellence:</w:t>
            </w:r>
          </w:p>
          <w:p w14:paraId="4762E7D1" w14:textId="77777777" w:rsidR="00116E09" w:rsidRDefault="00116E09" w:rsidP="000D5470">
            <w:pPr>
              <w:autoSpaceDE w:val="0"/>
              <w:autoSpaceDN w:val="0"/>
              <w:adjustRightInd w:val="0"/>
              <w:rPr>
                <w:szCs w:val="24"/>
              </w:rPr>
            </w:pPr>
          </w:p>
          <w:p w14:paraId="1E160DDE" w14:textId="4E357EA5" w:rsidR="00116E09" w:rsidRDefault="00116E09" w:rsidP="00116E09">
            <w:pPr>
              <w:pStyle w:val="ListParagraph"/>
              <w:numPr>
                <w:ilvl w:val="0"/>
                <w:numId w:val="26"/>
              </w:numPr>
              <w:autoSpaceDE w:val="0"/>
              <w:autoSpaceDN w:val="0"/>
              <w:adjustRightInd w:val="0"/>
              <w:rPr>
                <w:szCs w:val="24"/>
              </w:rPr>
            </w:pPr>
            <w:r>
              <w:rPr>
                <w:szCs w:val="24"/>
              </w:rPr>
              <w:t>Conduct management control reviews to assess financial, safety and operational risks</w:t>
            </w:r>
            <w:r w:rsidR="0008437C">
              <w:rPr>
                <w:szCs w:val="24"/>
              </w:rPr>
              <w:t>.</w:t>
            </w:r>
          </w:p>
          <w:p w14:paraId="3DCA2983" w14:textId="77777777" w:rsidR="00116E09" w:rsidRDefault="00116E09" w:rsidP="00116E09">
            <w:pPr>
              <w:pStyle w:val="ListParagraph"/>
              <w:numPr>
                <w:ilvl w:val="0"/>
                <w:numId w:val="26"/>
              </w:numPr>
              <w:autoSpaceDE w:val="0"/>
              <w:autoSpaceDN w:val="0"/>
              <w:adjustRightInd w:val="0"/>
              <w:rPr>
                <w:szCs w:val="24"/>
              </w:rPr>
            </w:pPr>
            <w:r>
              <w:rPr>
                <w:szCs w:val="24"/>
              </w:rPr>
              <w:t>Develop a facilities</w:t>
            </w:r>
            <w:r w:rsidR="0008437C">
              <w:rPr>
                <w:szCs w:val="24"/>
              </w:rPr>
              <w:t>’</w:t>
            </w:r>
            <w:r>
              <w:rPr>
                <w:szCs w:val="24"/>
              </w:rPr>
              <w:t xml:space="preserve"> condition and inspection management plan</w:t>
            </w:r>
            <w:r w:rsidR="0008437C">
              <w:rPr>
                <w:szCs w:val="24"/>
              </w:rPr>
              <w:t>.</w:t>
            </w:r>
          </w:p>
          <w:p w14:paraId="6C13616F" w14:textId="1D364E22" w:rsidR="0008437C" w:rsidRPr="00116E09" w:rsidRDefault="0008437C" w:rsidP="0008437C">
            <w:pPr>
              <w:pStyle w:val="ListParagraph"/>
              <w:numPr>
                <w:ilvl w:val="0"/>
                <w:numId w:val="26"/>
              </w:numPr>
              <w:autoSpaceDE w:val="0"/>
              <w:autoSpaceDN w:val="0"/>
              <w:adjustRightInd w:val="0"/>
              <w:rPr>
                <w:szCs w:val="24"/>
              </w:rPr>
            </w:pPr>
            <w:r w:rsidRPr="0008437C">
              <w:rPr>
                <w:szCs w:val="24"/>
              </w:rPr>
              <w:t xml:space="preserve">Continued development of opportunities such as the Quantitative Ecology and Socioeconomics Training (QUEST) program, NOAA’s Office of Oceanic and Atmospheric Research (OAR) Sea Grant cooperative institutes, and the Living Marine Resources Cooperative Science Center </w:t>
            </w:r>
            <w:r>
              <w:rPr>
                <w:szCs w:val="24"/>
              </w:rPr>
              <w:t>that will</w:t>
            </w:r>
            <w:r w:rsidRPr="0008437C">
              <w:rPr>
                <w:szCs w:val="24"/>
              </w:rPr>
              <w:t xml:space="preserve"> provide a flow of new scientists into the agency</w:t>
            </w:r>
            <w:r>
              <w:rPr>
                <w:szCs w:val="24"/>
              </w:rPr>
              <w:t>.</w:t>
            </w:r>
          </w:p>
        </w:tc>
      </w:tr>
    </w:tbl>
    <w:p w14:paraId="3259B203" w14:textId="77777777" w:rsidR="00347144" w:rsidRDefault="00347144" w:rsidP="000D5470">
      <w:pPr>
        <w:autoSpaceDE w:val="0"/>
        <w:autoSpaceDN w:val="0"/>
        <w:adjustRightInd w:val="0"/>
        <w:spacing w:after="0" w:line="240" w:lineRule="auto"/>
        <w:rPr>
          <w:sz w:val="24"/>
          <w:szCs w:val="24"/>
        </w:rPr>
      </w:pPr>
    </w:p>
    <w:sectPr w:rsidR="00347144" w:rsidSect="002801BF">
      <w:headerReference w:type="default" r:id="rId16"/>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59" w:author="Richard Merrick" w:date="2015-06-14T15:50:00Z" w:initials="RLM">
    <w:p w14:paraId="166184CF" w14:textId="770C4D78" w:rsidR="005235D3" w:rsidRDefault="005235D3">
      <w:pPr>
        <w:pStyle w:val="CommentText"/>
      </w:pPr>
      <w:r>
        <w:rPr>
          <w:rStyle w:val="CommentReference"/>
        </w:rPr>
        <w:annotationRef/>
      </w:r>
      <w:r>
        <w:t>Consider adding something about the SOST priorities or  SRGM?</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56B21E3" w15:done="0"/>
  <w15:commentEx w15:paraId="49FFB71D" w15:done="0"/>
  <w15:commentEx w15:paraId="7220AF7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1F446B" w14:textId="77777777" w:rsidR="002F1A27" w:rsidRDefault="002F1A27" w:rsidP="00FC39DC">
      <w:pPr>
        <w:spacing w:after="0" w:line="240" w:lineRule="auto"/>
      </w:pPr>
      <w:r>
        <w:separator/>
      </w:r>
    </w:p>
  </w:endnote>
  <w:endnote w:type="continuationSeparator" w:id="0">
    <w:p w14:paraId="7A9B801E" w14:textId="77777777" w:rsidR="002F1A27" w:rsidRDefault="002F1A27" w:rsidP="00FC3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inionPro-Regular">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HelveticaNeueLTStd-BdCn">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nionPro-Bold">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9580290"/>
      <w:docPartObj>
        <w:docPartGallery w:val="Page Numbers (Bottom of Page)"/>
        <w:docPartUnique/>
      </w:docPartObj>
    </w:sdtPr>
    <w:sdtEndPr>
      <w:rPr>
        <w:color w:val="808080" w:themeColor="background1" w:themeShade="80"/>
        <w:spacing w:val="60"/>
      </w:rPr>
    </w:sdtEndPr>
    <w:sdtContent>
      <w:p w14:paraId="2885C16A" w14:textId="77777777" w:rsidR="005235D3" w:rsidRDefault="005235D3">
        <w:pPr>
          <w:pStyle w:val="Footer"/>
          <w:pBdr>
            <w:top w:val="single" w:sz="4" w:space="1" w:color="D9D9D9" w:themeColor="background1" w:themeShade="D9"/>
          </w:pBdr>
          <w:jc w:val="right"/>
        </w:pPr>
        <w:r>
          <w:fldChar w:fldCharType="begin"/>
        </w:r>
        <w:r>
          <w:instrText xml:space="preserve"> PAGE   \* MERGEFORMAT </w:instrText>
        </w:r>
        <w:r>
          <w:fldChar w:fldCharType="separate"/>
        </w:r>
        <w:r w:rsidR="00AD5F7E">
          <w:rPr>
            <w:noProof/>
          </w:rPr>
          <w:t>1</w:t>
        </w:r>
        <w:r>
          <w:rPr>
            <w:noProof/>
          </w:rPr>
          <w:fldChar w:fldCharType="end"/>
        </w:r>
        <w:r>
          <w:t xml:space="preserve"> | </w:t>
        </w:r>
        <w:r>
          <w:rPr>
            <w:color w:val="808080" w:themeColor="background1" w:themeShade="80"/>
            <w:spacing w:val="60"/>
          </w:rPr>
          <w:t>Page</w:t>
        </w:r>
      </w:p>
    </w:sdtContent>
  </w:sdt>
  <w:p w14:paraId="2E59CB1D" w14:textId="77777777" w:rsidR="005235D3" w:rsidRDefault="005235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F0235D" w14:textId="77777777" w:rsidR="002F1A27" w:rsidRDefault="002F1A27" w:rsidP="00FC39DC">
      <w:pPr>
        <w:spacing w:after="0" w:line="240" w:lineRule="auto"/>
      </w:pPr>
      <w:r>
        <w:separator/>
      </w:r>
    </w:p>
  </w:footnote>
  <w:footnote w:type="continuationSeparator" w:id="0">
    <w:p w14:paraId="4B4BDDF5" w14:textId="77777777" w:rsidR="002F1A27" w:rsidRDefault="002F1A27" w:rsidP="00FC39DC">
      <w:pPr>
        <w:spacing w:after="0" w:line="240" w:lineRule="auto"/>
      </w:pPr>
      <w:r>
        <w:continuationSeparator/>
      </w:r>
    </w:p>
  </w:footnote>
  <w:footnote w:id="1">
    <w:p w14:paraId="6261B73F" w14:textId="77777777" w:rsidR="005235D3" w:rsidRDefault="005235D3">
      <w:pPr>
        <w:pStyle w:val="FootnoteText"/>
      </w:pPr>
      <w:r>
        <w:rPr>
          <w:rStyle w:val="FootnoteReference"/>
        </w:rPr>
        <w:footnoteRef/>
      </w:r>
      <w:r>
        <w:t xml:space="preserve"> </w:t>
      </w:r>
      <w:r>
        <w:rPr>
          <w:rFonts w:ascii="Tahoma" w:hAnsi="Tahoma" w:cs="Tahoma"/>
          <w:color w:val="000000"/>
        </w:rPr>
        <w:t>The term “fisheries” encompasses wild capture, marine aquaculture, and recreational fishing.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4A25CA" w14:textId="0D5EB9B8" w:rsidR="005235D3" w:rsidRDefault="002F1A27">
    <w:pPr>
      <w:pStyle w:val="Header"/>
    </w:pPr>
    <w:r>
      <w:rPr>
        <w:noProof/>
        <w:lang w:eastAsia="zh-TW"/>
      </w:rPr>
      <w:pict w14:anchorId="4D737B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5235D3">
      <w:t xml:space="preserve">FY </w:t>
    </w:r>
    <w:del w:id="724" w:author="Richard Merrick" w:date="2015-06-14T14:54:00Z">
      <w:r w:rsidR="005235D3" w:rsidDel="00CD7965">
        <w:delText>2015</w:delText>
      </w:r>
    </w:del>
    <w:ins w:id="725" w:author="Richard Merrick" w:date="2015-06-14T14:54:00Z">
      <w:r w:rsidR="005235D3">
        <w:t>2016</w:t>
      </w:r>
    </w:ins>
    <w:r w:rsidR="005235D3">
      <w:t xml:space="preserve"> NOAA Fisheries Priorities Statement </w:t>
    </w:r>
    <w:r w:rsidR="005235D3">
      <w:tab/>
    </w:r>
    <w:r w:rsidR="005235D3">
      <w:tab/>
    </w:r>
    <w:del w:id="726" w:author="Richard Merrick" w:date="2015-06-14T14:55:00Z">
      <w:r w:rsidR="005235D3" w:rsidDel="00AE05C7">
        <w:delText>8 September 14</w:delText>
      </w:r>
    </w:del>
    <w:ins w:id="727" w:author="Richard Merrick" w:date="2015-06-14T14:55:00Z">
      <w:r w:rsidR="005235D3">
        <w:t>14 June 2015</w:t>
      </w:r>
    </w:ins>
    <w:r w:rsidR="005235D3">
      <w:t xml:space="preserve"> </w:t>
    </w:r>
  </w:p>
  <w:p w14:paraId="3898B610" w14:textId="77777777" w:rsidR="005235D3" w:rsidRDefault="005235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828F3"/>
    <w:multiLevelType w:val="hybridMultilevel"/>
    <w:tmpl w:val="EDA0D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A90687"/>
    <w:multiLevelType w:val="hybridMultilevel"/>
    <w:tmpl w:val="C72A2D10"/>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nsid w:val="0C177666"/>
    <w:multiLevelType w:val="hybridMultilevel"/>
    <w:tmpl w:val="D6AAE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495660"/>
    <w:multiLevelType w:val="hybridMultilevel"/>
    <w:tmpl w:val="E0689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73691A"/>
    <w:multiLevelType w:val="hybridMultilevel"/>
    <w:tmpl w:val="9D323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1B4DFE"/>
    <w:multiLevelType w:val="hybridMultilevel"/>
    <w:tmpl w:val="0FD25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2958A5"/>
    <w:multiLevelType w:val="hybridMultilevel"/>
    <w:tmpl w:val="1A7C707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8E0AF4"/>
    <w:multiLevelType w:val="hybridMultilevel"/>
    <w:tmpl w:val="E2AA4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514592"/>
    <w:multiLevelType w:val="hybridMultilevel"/>
    <w:tmpl w:val="46CA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C4781C"/>
    <w:multiLevelType w:val="hybridMultilevel"/>
    <w:tmpl w:val="C0889764"/>
    <w:lvl w:ilvl="0" w:tplc="6F6A919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
    <w:nsid w:val="38637372"/>
    <w:multiLevelType w:val="hybridMultilevel"/>
    <w:tmpl w:val="775EB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9536FA"/>
    <w:multiLevelType w:val="hybridMultilevel"/>
    <w:tmpl w:val="B95EF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14421A"/>
    <w:multiLevelType w:val="hybridMultilevel"/>
    <w:tmpl w:val="2B888C6A"/>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
    <w:nsid w:val="52821466"/>
    <w:multiLevelType w:val="hybridMultilevel"/>
    <w:tmpl w:val="6164A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5815235"/>
    <w:multiLevelType w:val="hybridMultilevel"/>
    <w:tmpl w:val="04F23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5DF7B9F"/>
    <w:multiLevelType w:val="hybridMultilevel"/>
    <w:tmpl w:val="8918D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8497819"/>
    <w:multiLevelType w:val="hybridMultilevel"/>
    <w:tmpl w:val="47448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BDA4A1C"/>
    <w:multiLevelType w:val="hybridMultilevel"/>
    <w:tmpl w:val="8CD0A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7484967"/>
    <w:multiLevelType w:val="hybridMultilevel"/>
    <w:tmpl w:val="5DD2AF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7DEF1B0F"/>
    <w:multiLevelType w:val="multilevel"/>
    <w:tmpl w:val="9AFE9B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nsid w:val="7F314B53"/>
    <w:multiLevelType w:val="hybridMultilevel"/>
    <w:tmpl w:val="CB8A0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
  </w:num>
  <w:num w:numId="3">
    <w:abstractNumId w:val="14"/>
  </w:num>
  <w:num w:numId="4">
    <w:abstractNumId w:val="18"/>
  </w:num>
  <w:num w:numId="5">
    <w:abstractNumId w:val="8"/>
  </w:num>
  <w:num w:numId="6">
    <w:abstractNumId w:val="17"/>
  </w:num>
  <w:num w:numId="7">
    <w:abstractNumId w:val="13"/>
  </w:num>
  <w:num w:numId="8">
    <w:abstractNumId w:val="5"/>
  </w:num>
  <w:num w:numId="9">
    <w:abstractNumId w:val="4"/>
  </w:num>
  <w:num w:numId="10">
    <w:abstractNumId w:val="2"/>
  </w:num>
  <w:num w:numId="11">
    <w:abstractNumId w:val="0"/>
  </w:num>
  <w:num w:numId="12">
    <w:abstractNumId w:val="7"/>
  </w:num>
  <w:num w:numId="13">
    <w:abstractNumId w:val="16"/>
  </w:num>
  <w:num w:numId="14">
    <w:abstractNumId w:val="19"/>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 w:numId="27">
    <w:abstractNumId w:val="3"/>
  </w:num>
  <w:num w:numId="28">
    <w:abstractNumId w:val="20"/>
  </w:num>
  <w:num w:numId="29">
    <w:abstractNumId w:val="12"/>
  </w:num>
  <w:num w:numId="30">
    <w:abstractNumId w:val="9"/>
  </w:num>
  <w:num w:numId="31">
    <w:abstractNumId w:val="11"/>
  </w:num>
  <w:num w:numId="32">
    <w:abstractNumId w:val="6"/>
  </w:num>
  <w:numIdMacAtCleanup w:val="1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arry Thom">
    <w15:presenceInfo w15:providerId="AD" w15:userId="S-1-5-21-1625102663-4013227018-1311561448-136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trackRevision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1A41"/>
    <w:rsid w:val="00000758"/>
    <w:rsid w:val="00001187"/>
    <w:rsid w:val="000045D1"/>
    <w:rsid w:val="00007D1D"/>
    <w:rsid w:val="00007F3A"/>
    <w:rsid w:val="0001248D"/>
    <w:rsid w:val="00015005"/>
    <w:rsid w:val="00024514"/>
    <w:rsid w:val="00024608"/>
    <w:rsid w:val="000342C4"/>
    <w:rsid w:val="00035443"/>
    <w:rsid w:val="00036617"/>
    <w:rsid w:val="00041E2C"/>
    <w:rsid w:val="000423F6"/>
    <w:rsid w:val="000424CE"/>
    <w:rsid w:val="00046CC7"/>
    <w:rsid w:val="000511DD"/>
    <w:rsid w:val="00052B86"/>
    <w:rsid w:val="00055F0B"/>
    <w:rsid w:val="00060F99"/>
    <w:rsid w:val="00062080"/>
    <w:rsid w:val="00062241"/>
    <w:rsid w:val="00062D33"/>
    <w:rsid w:val="00064495"/>
    <w:rsid w:val="00065A2F"/>
    <w:rsid w:val="00067D68"/>
    <w:rsid w:val="000719BE"/>
    <w:rsid w:val="00073621"/>
    <w:rsid w:val="0007509A"/>
    <w:rsid w:val="00080DE1"/>
    <w:rsid w:val="0008437C"/>
    <w:rsid w:val="000868DA"/>
    <w:rsid w:val="00093572"/>
    <w:rsid w:val="000940B1"/>
    <w:rsid w:val="00094A8B"/>
    <w:rsid w:val="000A1A7A"/>
    <w:rsid w:val="000A2C94"/>
    <w:rsid w:val="000A3EE8"/>
    <w:rsid w:val="000A4524"/>
    <w:rsid w:val="000A5383"/>
    <w:rsid w:val="000A7B79"/>
    <w:rsid w:val="000B0EA4"/>
    <w:rsid w:val="000C0BE7"/>
    <w:rsid w:val="000C172A"/>
    <w:rsid w:val="000C2414"/>
    <w:rsid w:val="000C47E9"/>
    <w:rsid w:val="000C6DA0"/>
    <w:rsid w:val="000C764F"/>
    <w:rsid w:val="000D268A"/>
    <w:rsid w:val="000D3535"/>
    <w:rsid w:val="000D5470"/>
    <w:rsid w:val="000D5D22"/>
    <w:rsid w:val="000E39F9"/>
    <w:rsid w:val="000F3D12"/>
    <w:rsid w:val="000F6F73"/>
    <w:rsid w:val="00100D49"/>
    <w:rsid w:val="00116E09"/>
    <w:rsid w:val="0011750C"/>
    <w:rsid w:val="00120EBC"/>
    <w:rsid w:val="00125528"/>
    <w:rsid w:val="00126584"/>
    <w:rsid w:val="00134D1E"/>
    <w:rsid w:val="00137208"/>
    <w:rsid w:val="00143011"/>
    <w:rsid w:val="00144E9A"/>
    <w:rsid w:val="0014748B"/>
    <w:rsid w:val="00155F7D"/>
    <w:rsid w:val="001573D2"/>
    <w:rsid w:val="00164B9E"/>
    <w:rsid w:val="00167EA0"/>
    <w:rsid w:val="00171056"/>
    <w:rsid w:val="00171FB9"/>
    <w:rsid w:val="00172D71"/>
    <w:rsid w:val="0017474A"/>
    <w:rsid w:val="001753E9"/>
    <w:rsid w:val="001800C8"/>
    <w:rsid w:val="001816ED"/>
    <w:rsid w:val="001836EA"/>
    <w:rsid w:val="001908FA"/>
    <w:rsid w:val="00192E0C"/>
    <w:rsid w:val="00194F0B"/>
    <w:rsid w:val="0019744D"/>
    <w:rsid w:val="001A0C81"/>
    <w:rsid w:val="001A3369"/>
    <w:rsid w:val="001B36C6"/>
    <w:rsid w:val="001B3A15"/>
    <w:rsid w:val="001C2B83"/>
    <w:rsid w:val="001C5616"/>
    <w:rsid w:val="001C56BA"/>
    <w:rsid w:val="001D49F1"/>
    <w:rsid w:val="001D6C8E"/>
    <w:rsid w:val="001E208D"/>
    <w:rsid w:val="001F3F1F"/>
    <w:rsid w:val="00201D2D"/>
    <w:rsid w:val="00206F8F"/>
    <w:rsid w:val="00210158"/>
    <w:rsid w:val="002110BB"/>
    <w:rsid w:val="0021117B"/>
    <w:rsid w:val="002122DD"/>
    <w:rsid w:val="0021410D"/>
    <w:rsid w:val="00215AF2"/>
    <w:rsid w:val="002228FB"/>
    <w:rsid w:val="00222D41"/>
    <w:rsid w:val="00225AAB"/>
    <w:rsid w:val="002276D1"/>
    <w:rsid w:val="00233FF5"/>
    <w:rsid w:val="002532EC"/>
    <w:rsid w:val="00255DE9"/>
    <w:rsid w:val="00261F2B"/>
    <w:rsid w:val="00262A5F"/>
    <w:rsid w:val="00263DE8"/>
    <w:rsid w:val="00271BB8"/>
    <w:rsid w:val="002801BF"/>
    <w:rsid w:val="002801D3"/>
    <w:rsid w:val="0029260F"/>
    <w:rsid w:val="00295E2B"/>
    <w:rsid w:val="00296D50"/>
    <w:rsid w:val="002A2516"/>
    <w:rsid w:val="002A6376"/>
    <w:rsid w:val="002A7BE7"/>
    <w:rsid w:val="002B1CDA"/>
    <w:rsid w:val="002B6EC9"/>
    <w:rsid w:val="002B7CBE"/>
    <w:rsid w:val="002C2627"/>
    <w:rsid w:val="002C4DE3"/>
    <w:rsid w:val="002C7A77"/>
    <w:rsid w:val="002D5662"/>
    <w:rsid w:val="002E0589"/>
    <w:rsid w:val="002E1AEA"/>
    <w:rsid w:val="002F1873"/>
    <w:rsid w:val="002F1A27"/>
    <w:rsid w:val="002F1B79"/>
    <w:rsid w:val="002F3F58"/>
    <w:rsid w:val="002F6B4B"/>
    <w:rsid w:val="0030546D"/>
    <w:rsid w:val="003117E4"/>
    <w:rsid w:val="0031324B"/>
    <w:rsid w:val="003168DE"/>
    <w:rsid w:val="003210F0"/>
    <w:rsid w:val="00322954"/>
    <w:rsid w:val="003263C6"/>
    <w:rsid w:val="00334B18"/>
    <w:rsid w:val="00341B86"/>
    <w:rsid w:val="00342F3A"/>
    <w:rsid w:val="00347144"/>
    <w:rsid w:val="0035761F"/>
    <w:rsid w:val="00357C0C"/>
    <w:rsid w:val="00357C7E"/>
    <w:rsid w:val="0036246A"/>
    <w:rsid w:val="00382038"/>
    <w:rsid w:val="00387BA0"/>
    <w:rsid w:val="00396F07"/>
    <w:rsid w:val="003A4C15"/>
    <w:rsid w:val="003A5626"/>
    <w:rsid w:val="003B6AB6"/>
    <w:rsid w:val="003B6EE6"/>
    <w:rsid w:val="003B742B"/>
    <w:rsid w:val="003B7E60"/>
    <w:rsid w:val="003C1719"/>
    <w:rsid w:val="003C2168"/>
    <w:rsid w:val="003C3F37"/>
    <w:rsid w:val="003C4560"/>
    <w:rsid w:val="003C7E5E"/>
    <w:rsid w:val="003D4356"/>
    <w:rsid w:val="003D4742"/>
    <w:rsid w:val="003D670E"/>
    <w:rsid w:val="003E5883"/>
    <w:rsid w:val="003E6CAD"/>
    <w:rsid w:val="003F0EBA"/>
    <w:rsid w:val="003F20FD"/>
    <w:rsid w:val="003F21DE"/>
    <w:rsid w:val="003F25E0"/>
    <w:rsid w:val="003F6156"/>
    <w:rsid w:val="003F6ED0"/>
    <w:rsid w:val="00400507"/>
    <w:rsid w:val="0040229E"/>
    <w:rsid w:val="00402BF4"/>
    <w:rsid w:val="0040365A"/>
    <w:rsid w:val="00406628"/>
    <w:rsid w:val="00410FD9"/>
    <w:rsid w:val="00413FE3"/>
    <w:rsid w:val="00414FE4"/>
    <w:rsid w:val="00416BCD"/>
    <w:rsid w:val="00420D6E"/>
    <w:rsid w:val="004226DB"/>
    <w:rsid w:val="004256FE"/>
    <w:rsid w:val="0042581F"/>
    <w:rsid w:val="00431E2A"/>
    <w:rsid w:val="00435DA7"/>
    <w:rsid w:val="0044168C"/>
    <w:rsid w:val="00441B24"/>
    <w:rsid w:val="004442CD"/>
    <w:rsid w:val="00447A03"/>
    <w:rsid w:val="004534AA"/>
    <w:rsid w:val="00455165"/>
    <w:rsid w:val="0046784A"/>
    <w:rsid w:val="00467866"/>
    <w:rsid w:val="004678C6"/>
    <w:rsid w:val="00475CD6"/>
    <w:rsid w:val="00477EE5"/>
    <w:rsid w:val="004811D5"/>
    <w:rsid w:val="00483E91"/>
    <w:rsid w:val="00486C67"/>
    <w:rsid w:val="0048733F"/>
    <w:rsid w:val="00491971"/>
    <w:rsid w:val="004946A0"/>
    <w:rsid w:val="00494DA9"/>
    <w:rsid w:val="004978BE"/>
    <w:rsid w:val="00497903"/>
    <w:rsid w:val="004A0B24"/>
    <w:rsid w:val="004A7B3D"/>
    <w:rsid w:val="004B07DA"/>
    <w:rsid w:val="004B20F7"/>
    <w:rsid w:val="004B3683"/>
    <w:rsid w:val="004B4D27"/>
    <w:rsid w:val="004B7C49"/>
    <w:rsid w:val="004B7DF0"/>
    <w:rsid w:val="004B7EC1"/>
    <w:rsid w:val="004C1E61"/>
    <w:rsid w:val="004C3C43"/>
    <w:rsid w:val="004D45D1"/>
    <w:rsid w:val="004E03B2"/>
    <w:rsid w:val="004E5009"/>
    <w:rsid w:val="004E5E2A"/>
    <w:rsid w:val="004F2FA2"/>
    <w:rsid w:val="004F40A4"/>
    <w:rsid w:val="005008FE"/>
    <w:rsid w:val="00505866"/>
    <w:rsid w:val="00507C7B"/>
    <w:rsid w:val="00514037"/>
    <w:rsid w:val="00514E0D"/>
    <w:rsid w:val="00520054"/>
    <w:rsid w:val="005206C9"/>
    <w:rsid w:val="0052180E"/>
    <w:rsid w:val="0052244E"/>
    <w:rsid w:val="005230C4"/>
    <w:rsid w:val="005235D3"/>
    <w:rsid w:val="00523DB9"/>
    <w:rsid w:val="005240AF"/>
    <w:rsid w:val="005254B6"/>
    <w:rsid w:val="005273A9"/>
    <w:rsid w:val="005348F3"/>
    <w:rsid w:val="00534C65"/>
    <w:rsid w:val="005416DC"/>
    <w:rsid w:val="0054242F"/>
    <w:rsid w:val="00562760"/>
    <w:rsid w:val="00564A41"/>
    <w:rsid w:val="005671AA"/>
    <w:rsid w:val="00567BAA"/>
    <w:rsid w:val="00570C6F"/>
    <w:rsid w:val="005743FB"/>
    <w:rsid w:val="00577A13"/>
    <w:rsid w:val="0058118D"/>
    <w:rsid w:val="00590E4A"/>
    <w:rsid w:val="0059619E"/>
    <w:rsid w:val="00597BED"/>
    <w:rsid w:val="005A5B77"/>
    <w:rsid w:val="005A7255"/>
    <w:rsid w:val="005B21DA"/>
    <w:rsid w:val="005B49DF"/>
    <w:rsid w:val="005C42BB"/>
    <w:rsid w:val="005D0B39"/>
    <w:rsid w:val="005D1126"/>
    <w:rsid w:val="005D1169"/>
    <w:rsid w:val="005D7BEE"/>
    <w:rsid w:val="005E2B16"/>
    <w:rsid w:val="005E627C"/>
    <w:rsid w:val="005E75B6"/>
    <w:rsid w:val="00600C46"/>
    <w:rsid w:val="00600C8E"/>
    <w:rsid w:val="00601054"/>
    <w:rsid w:val="00601A36"/>
    <w:rsid w:val="00603271"/>
    <w:rsid w:val="0060350D"/>
    <w:rsid w:val="00606B66"/>
    <w:rsid w:val="006103EB"/>
    <w:rsid w:val="006128C4"/>
    <w:rsid w:val="00614CF5"/>
    <w:rsid w:val="00614D9F"/>
    <w:rsid w:val="0062030C"/>
    <w:rsid w:val="00622CBA"/>
    <w:rsid w:val="006257CD"/>
    <w:rsid w:val="00634630"/>
    <w:rsid w:val="006346A1"/>
    <w:rsid w:val="00637423"/>
    <w:rsid w:val="00642A51"/>
    <w:rsid w:val="006458C7"/>
    <w:rsid w:val="00645DE6"/>
    <w:rsid w:val="00646317"/>
    <w:rsid w:val="00652E1F"/>
    <w:rsid w:val="00660303"/>
    <w:rsid w:val="006604F9"/>
    <w:rsid w:val="006653B1"/>
    <w:rsid w:val="0066601A"/>
    <w:rsid w:val="006665F3"/>
    <w:rsid w:val="006753F8"/>
    <w:rsid w:val="00675726"/>
    <w:rsid w:val="006801A5"/>
    <w:rsid w:val="00684091"/>
    <w:rsid w:val="006845C0"/>
    <w:rsid w:val="00685596"/>
    <w:rsid w:val="00685F94"/>
    <w:rsid w:val="00690C37"/>
    <w:rsid w:val="00696BE5"/>
    <w:rsid w:val="006A3A04"/>
    <w:rsid w:val="006A505A"/>
    <w:rsid w:val="006A5C16"/>
    <w:rsid w:val="006B53D4"/>
    <w:rsid w:val="006B72A4"/>
    <w:rsid w:val="006C7218"/>
    <w:rsid w:val="006D34F4"/>
    <w:rsid w:val="006D4B56"/>
    <w:rsid w:val="006D5183"/>
    <w:rsid w:val="006F1568"/>
    <w:rsid w:val="006F560D"/>
    <w:rsid w:val="006F688A"/>
    <w:rsid w:val="00703F0B"/>
    <w:rsid w:val="007103ED"/>
    <w:rsid w:val="00712149"/>
    <w:rsid w:val="007128FD"/>
    <w:rsid w:val="007152F2"/>
    <w:rsid w:val="00716E3B"/>
    <w:rsid w:val="0072182B"/>
    <w:rsid w:val="00721B23"/>
    <w:rsid w:val="007270BF"/>
    <w:rsid w:val="0073581A"/>
    <w:rsid w:val="00740AF1"/>
    <w:rsid w:val="0074110D"/>
    <w:rsid w:val="00742943"/>
    <w:rsid w:val="007450AA"/>
    <w:rsid w:val="0075609F"/>
    <w:rsid w:val="00756400"/>
    <w:rsid w:val="007573CF"/>
    <w:rsid w:val="00760B83"/>
    <w:rsid w:val="00760DE6"/>
    <w:rsid w:val="00762760"/>
    <w:rsid w:val="0076325A"/>
    <w:rsid w:val="00766AAD"/>
    <w:rsid w:val="00775AE7"/>
    <w:rsid w:val="00787595"/>
    <w:rsid w:val="007876B8"/>
    <w:rsid w:val="00794BC8"/>
    <w:rsid w:val="00794E10"/>
    <w:rsid w:val="00797E17"/>
    <w:rsid w:val="007A5E30"/>
    <w:rsid w:val="007A61A3"/>
    <w:rsid w:val="007A69A4"/>
    <w:rsid w:val="007B0835"/>
    <w:rsid w:val="007B1802"/>
    <w:rsid w:val="007B79CF"/>
    <w:rsid w:val="007C2CD9"/>
    <w:rsid w:val="007C38E3"/>
    <w:rsid w:val="007C5812"/>
    <w:rsid w:val="007C7DE3"/>
    <w:rsid w:val="007D2B29"/>
    <w:rsid w:val="007D3DE6"/>
    <w:rsid w:val="007D6033"/>
    <w:rsid w:val="007D6614"/>
    <w:rsid w:val="007E07A0"/>
    <w:rsid w:val="007E2985"/>
    <w:rsid w:val="007E4AAF"/>
    <w:rsid w:val="007E4DD1"/>
    <w:rsid w:val="007E5F76"/>
    <w:rsid w:val="007E73A8"/>
    <w:rsid w:val="007F04BD"/>
    <w:rsid w:val="007F06CB"/>
    <w:rsid w:val="00804061"/>
    <w:rsid w:val="00806C70"/>
    <w:rsid w:val="008134B8"/>
    <w:rsid w:val="00814783"/>
    <w:rsid w:val="00816584"/>
    <w:rsid w:val="00817993"/>
    <w:rsid w:val="00821334"/>
    <w:rsid w:val="008304AE"/>
    <w:rsid w:val="00830C45"/>
    <w:rsid w:val="00837EA6"/>
    <w:rsid w:val="00844E8C"/>
    <w:rsid w:val="008554B3"/>
    <w:rsid w:val="00855917"/>
    <w:rsid w:val="0085662D"/>
    <w:rsid w:val="00856CA9"/>
    <w:rsid w:val="00861B0C"/>
    <w:rsid w:val="008628AC"/>
    <w:rsid w:val="00870602"/>
    <w:rsid w:val="00872DB2"/>
    <w:rsid w:val="008750C5"/>
    <w:rsid w:val="008767A3"/>
    <w:rsid w:val="00876815"/>
    <w:rsid w:val="00883837"/>
    <w:rsid w:val="00883A8C"/>
    <w:rsid w:val="008903BC"/>
    <w:rsid w:val="00890A8B"/>
    <w:rsid w:val="00893D17"/>
    <w:rsid w:val="008A1B58"/>
    <w:rsid w:val="008A1FB4"/>
    <w:rsid w:val="008A4F9D"/>
    <w:rsid w:val="008A67AD"/>
    <w:rsid w:val="008B2543"/>
    <w:rsid w:val="008B2728"/>
    <w:rsid w:val="008B4580"/>
    <w:rsid w:val="008B78D2"/>
    <w:rsid w:val="008B7FD9"/>
    <w:rsid w:val="008C0913"/>
    <w:rsid w:val="008C3AFD"/>
    <w:rsid w:val="008C5882"/>
    <w:rsid w:val="008C693B"/>
    <w:rsid w:val="008C7A79"/>
    <w:rsid w:val="008E032C"/>
    <w:rsid w:val="008E3349"/>
    <w:rsid w:val="008E6927"/>
    <w:rsid w:val="008F05E3"/>
    <w:rsid w:val="008F0F3F"/>
    <w:rsid w:val="008F1E15"/>
    <w:rsid w:val="008F3413"/>
    <w:rsid w:val="008F49B2"/>
    <w:rsid w:val="008F7AA4"/>
    <w:rsid w:val="009034EE"/>
    <w:rsid w:val="00907680"/>
    <w:rsid w:val="00910EBF"/>
    <w:rsid w:val="00912F98"/>
    <w:rsid w:val="00914C26"/>
    <w:rsid w:val="00915058"/>
    <w:rsid w:val="00922609"/>
    <w:rsid w:val="00926050"/>
    <w:rsid w:val="009334DA"/>
    <w:rsid w:val="00933F92"/>
    <w:rsid w:val="00943F29"/>
    <w:rsid w:val="00944AA9"/>
    <w:rsid w:val="0094586D"/>
    <w:rsid w:val="0095323E"/>
    <w:rsid w:val="00954936"/>
    <w:rsid w:val="0096058A"/>
    <w:rsid w:val="00965E3B"/>
    <w:rsid w:val="00973D6B"/>
    <w:rsid w:val="009749FF"/>
    <w:rsid w:val="00976B28"/>
    <w:rsid w:val="00976CB1"/>
    <w:rsid w:val="009820D5"/>
    <w:rsid w:val="00987163"/>
    <w:rsid w:val="009903BB"/>
    <w:rsid w:val="009970C0"/>
    <w:rsid w:val="009A0624"/>
    <w:rsid w:val="009A317D"/>
    <w:rsid w:val="009A4FCF"/>
    <w:rsid w:val="009B17C4"/>
    <w:rsid w:val="009B319D"/>
    <w:rsid w:val="009B4295"/>
    <w:rsid w:val="009B63E3"/>
    <w:rsid w:val="009B7834"/>
    <w:rsid w:val="009C1B27"/>
    <w:rsid w:val="009C2BE8"/>
    <w:rsid w:val="009C677E"/>
    <w:rsid w:val="009C78A7"/>
    <w:rsid w:val="009C7FCE"/>
    <w:rsid w:val="009D1C7C"/>
    <w:rsid w:val="009D2448"/>
    <w:rsid w:val="009D31C3"/>
    <w:rsid w:val="009D5269"/>
    <w:rsid w:val="009D5849"/>
    <w:rsid w:val="009D7C83"/>
    <w:rsid w:val="009D7D92"/>
    <w:rsid w:val="009E3DFE"/>
    <w:rsid w:val="009E4A00"/>
    <w:rsid w:val="009E4E05"/>
    <w:rsid w:val="009F0269"/>
    <w:rsid w:val="009F0711"/>
    <w:rsid w:val="009F34C6"/>
    <w:rsid w:val="009F4871"/>
    <w:rsid w:val="009F5CFF"/>
    <w:rsid w:val="009F63FF"/>
    <w:rsid w:val="009F7081"/>
    <w:rsid w:val="009F79A6"/>
    <w:rsid w:val="009F7E86"/>
    <w:rsid w:val="00A004A4"/>
    <w:rsid w:val="00A0308E"/>
    <w:rsid w:val="00A06C32"/>
    <w:rsid w:val="00A1039D"/>
    <w:rsid w:val="00A1404C"/>
    <w:rsid w:val="00A14F11"/>
    <w:rsid w:val="00A16CF6"/>
    <w:rsid w:val="00A201DB"/>
    <w:rsid w:val="00A24CB9"/>
    <w:rsid w:val="00A2727F"/>
    <w:rsid w:val="00A306C3"/>
    <w:rsid w:val="00A36016"/>
    <w:rsid w:val="00A36936"/>
    <w:rsid w:val="00A37909"/>
    <w:rsid w:val="00A40C99"/>
    <w:rsid w:val="00A44CF9"/>
    <w:rsid w:val="00A561BC"/>
    <w:rsid w:val="00A66379"/>
    <w:rsid w:val="00A66878"/>
    <w:rsid w:val="00A70CEC"/>
    <w:rsid w:val="00A726A4"/>
    <w:rsid w:val="00A86C1C"/>
    <w:rsid w:val="00AA0F71"/>
    <w:rsid w:val="00AA3531"/>
    <w:rsid w:val="00AA6FCE"/>
    <w:rsid w:val="00AB08B5"/>
    <w:rsid w:val="00AB2D75"/>
    <w:rsid w:val="00AB56A5"/>
    <w:rsid w:val="00AC35F8"/>
    <w:rsid w:val="00AC6D2A"/>
    <w:rsid w:val="00AD133A"/>
    <w:rsid w:val="00AD5A73"/>
    <w:rsid w:val="00AD5C42"/>
    <w:rsid w:val="00AD5F7E"/>
    <w:rsid w:val="00AD6B8F"/>
    <w:rsid w:val="00AD72DD"/>
    <w:rsid w:val="00AE05C7"/>
    <w:rsid w:val="00AE12BA"/>
    <w:rsid w:val="00AE3BF3"/>
    <w:rsid w:val="00AE41CF"/>
    <w:rsid w:val="00AE5348"/>
    <w:rsid w:val="00AE792B"/>
    <w:rsid w:val="00AE7E57"/>
    <w:rsid w:val="00AF1373"/>
    <w:rsid w:val="00B06364"/>
    <w:rsid w:val="00B07B28"/>
    <w:rsid w:val="00B1089A"/>
    <w:rsid w:val="00B10C43"/>
    <w:rsid w:val="00B13039"/>
    <w:rsid w:val="00B2460C"/>
    <w:rsid w:val="00B271EB"/>
    <w:rsid w:val="00B33492"/>
    <w:rsid w:val="00B36BBF"/>
    <w:rsid w:val="00B460D5"/>
    <w:rsid w:val="00B5158A"/>
    <w:rsid w:val="00B51E8D"/>
    <w:rsid w:val="00B60153"/>
    <w:rsid w:val="00B61118"/>
    <w:rsid w:val="00B653D1"/>
    <w:rsid w:val="00B66E32"/>
    <w:rsid w:val="00B80981"/>
    <w:rsid w:val="00B8654B"/>
    <w:rsid w:val="00B8754F"/>
    <w:rsid w:val="00B964F7"/>
    <w:rsid w:val="00BA23B8"/>
    <w:rsid w:val="00BA2EFA"/>
    <w:rsid w:val="00BA3049"/>
    <w:rsid w:val="00BB0FDF"/>
    <w:rsid w:val="00BB3571"/>
    <w:rsid w:val="00BC17E2"/>
    <w:rsid w:val="00BC59EE"/>
    <w:rsid w:val="00BC6346"/>
    <w:rsid w:val="00BC70F4"/>
    <w:rsid w:val="00BD375C"/>
    <w:rsid w:val="00BD6ADC"/>
    <w:rsid w:val="00BE22D3"/>
    <w:rsid w:val="00BE3959"/>
    <w:rsid w:val="00BE54AF"/>
    <w:rsid w:val="00BE56E7"/>
    <w:rsid w:val="00BF007A"/>
    <w:rsid w:val="00BF4AE7"/>
    <w:rsid w:val="00BF63A6"/>
    <w:rsid w:val="00C01EAB"/>
    <w:rsid w:val="00C055E5"/>
    <w:rsid w:val="00C05C8B"/>
    <w:rsid w:val="00C06201"/>
    <w:rsid w:val="00C06746"/>
    <w:rsid w:val="00C14CD0"/>
    <w:rsid w:val="00C15502"/>
    <w:rsid w:val="00C171F1"/>
    <w:rsid w:val="00C34587"/>
    <w:rsid w:val="00C44398"/>
    <w:rsid w:val="00C44B5C"/>
    <w:rsid w:val="00C47BBB"/>
    <w:rsid w:val="00C56D71"/>
    <w:rsid w:val="00C60F4C"/>
    <w:rsid w:val="00C633D7"/>
    <w:rsid w:val="00C64130"/>
    <w:rsid w:val="00C701F1"/>
    <w:rsid w:val="00C71F9F"/>
    <w:rsid w:val="00C76C98"/>
    <w:rsid w:val="00C80454"/>
    <w:rsid w:val="00C843F9"/>
    <w:rsid w:val="00C84F66"/>
    <w:rsid w:val="00C8756A"/>
    <w:rsid w:val="00C9446C"/>
    <w:rsid w:val="00C97EB1"/>
    <w:rsid w:val="00CA1654"/>
    <w:rsid w:val="00CB34F3"/>
    <w:rsid w:val="00CB6CBE"/>
    <w:rsid w:val="00CC73EA"/>
    <w:rsid w:val="00CC7FEC"/>
    <w:rsid w:val="00CD2EE9"/>
    <w:rsid w:val="00CD5CDE"/>
    <w:rsid w:val="00CD7965"/>
    <w:rsid w:val="00CF17CB"/>
    <w:rsid w:val="00CF5377"/>
    <w:rsid w:val="00D07628"/>
    <w:rsid w:val="00D07E6E"/>
    <w:rsid w:val="00D1372C"/>
    <w:rsid w:val="00D13B96"/>
    <w:rsid w:val="00D14D10"/>
    <w:rsid w:val="00D15440"/>
    <w:rsid w:val="00D20A1E"/>
    <w:rsid w:val="00D237B1"/>
    <w:rsid w:val="00D25054"/>
    <w:rsid w:val="00D33354"/>
    <w:rsid w:val="00D37B71"/>
    <w:rsid w:val="00D43700"/>
    <w:rsid w:val="00D4376F"/>
    <w:rsid w:val="00D452A1"/>
    <w:rsid w:val="00D45C02"/>
    <w:rsid w:val="00D46833"/>
    <w:rsid w:val="00D47C52"/>
    <w:rsid w:val="00D47FCA"/>
    <w:rsid w:val="00D510DC"/>
    <w:rsid w:val="00D51253"/>
    <w:rsid w:val="00D51F2F"/>
    <w:rsid w:val="00D6103A"/>
    <w:rsid w:val="00D614E5"/>
    <w:rsid w:val="00D659F7"/>
    <w:rsid w:val="00D7000E"/>
    <w:rsid w:val="00D70C5F"/>
    <w:rsid w:val="00D73399"/>
    <w:rsid w:val="00D83601"/>
    <w:rsid w:val="00D9047E"/>
    <w:rsid w:val="00D90EBE"/>
    <w:rsid w:val="00D916A6"/>
    <w:rsid w:val="00D9208E"/>
    <w:rsid w:val="00D95081"/>
    <w:rsid w:val="00DA3413"/>
    <w:rsid w:val="00DA4F9E"/>
    <w:rsid w:val="00DA6685"/>
    <w:rsid w:val="00DA712E"/>
    <w:rsid w:val="00DB339C"/>
    <w:rsid w:val="00DB5468"/>
    <w:rsid w:val="00DB6C8B"/>
    <w:rsid w:val="00DB6D2C"/>
    <w:rsid w:val="00DC09B4"/>
    <w:rsid w:val="00DC545F"/>
    <w:rsid w:val="00DC748B"/>
    <w:rsid w:val="00DD4918"/>
    <w:rsid w:val="00DD690B"/>
    <w:rsid w:val="00DD6B02"/>
    <w:rsid w:val="00DE1A41"/>
    <w:rsid w:val="00DE1BAB"/>
    <w:rsid w:val="00DE330D"/>
    <w:rsid w:val="00DE4E4B"/>
    <w:rsid w:val="00DE7689"/>
    <w:rsid w:val="00DF2547"/>
    <w:rsid w:val="00DF308E"/>
    <w:rsid w:val="00DF36F7"/>
    <w:rsid w:val="00DF4767"/>
    <w:rsid w:val="00DF4C01"/>
    <w:rsid w:val="00DF7040"/>
    <w:rsid w:val="00E031CD"/>
    <w:rsid w:val="00E04C7F"/>
    <w:rsid w:val="00E05ED2"/>
    <w:rsid w:val="00E164E9"/>
    <w:rsid w:val="00E17A81"/>
    <w:rsid w:val="00E17CDD"/>
    <w:rsid w:val="00E27CA3"/>
    <w:rsid w:val="00E32C49"/>
    <w:rsid w:val="00E33E4D"/>
    <w:rsid w:val="00E3733A"/>
    <w:rsid w:val="00E40D91"/>
    <w:rsid w:val="00E41615"/>
    <w:rsid w:val="00E43C66"/>
    <w:rsid w:val="00E45666"/>
    <w:rsid w:val="00E54C45"/>
    <w:rsid w:val="00E567C6"/>
    <w:rsid w:val="00E63B80"/>
    <w:rsid w:val="00E6446A"/>
    <w:rsid w:val="00E67AA7"/>
    <w:rsid w:val="00E7297A"/>
    <w:rsid w:val="00E73A8E"/>
    <w:rsid w:val="00E81EA3"/>
    <w:rsid w:val="00E8303E"/>
    <w:rsid w:val="00E84D13"/>
    <w:rsid w:val="00E95F05"/>
    <w:rsid w:val="00E96266"/>
    <w:rsid w:val="00E96360"/>
    <w:rsid w:val="00EA29D8"/>
    <w:rsid w:val="00EA2C4B"/>
    <w:rsid w:val="00EA5D16"/>
    <w:rsid w:val="00EA7725"/>
    <w:rsid w:val="00EB0D74"/>
    <w:rsid w:val="00EB3A38"/>
    <w:rsid w:val="00EB6999"/>
    <w:rsid w:val="00EB6D08"/>
    <w:rsid w:val="00EC0CB9"/>
    <w:rsid w:val="00EC1460"/>
    <w:rsid w:val="00EC5609"/>
    <w:rsid w:val="00ED0BF9"/>
    <w:rsid w:val="00ED13F4"/>
    <w:rsid w:val="00ED1508"/>
    <w:rsid w:val="00ED26B3"/>
    <w:rsid w:val="00ED2D2C"/>
    <w:rsid w:val="00ED5766"/>
    <w:rsid w:val="00ED6151"/>
    <w:rsid w:val="00EE455E"/>
    <w:rsid w:val="00EF6406"/>
    <w:rsid w:val="00F05EBC"/>
    <w:rsid w:val="00F23EA1"/>
    <w:rsid w:val="00F32ABE"/>
    <w:rsid w:val="00F33C3B"/>
    <w:rsid w:val="00F36DC3"/>
    <w:rsid w:val="00F431A7"/>
    <w:rsid w:val="00F44CCF"/>
    <w:rsid w:val="00F478EC"/>
    <w:rsid w:val="00F47990"/>
    <w:rsid w:val="00F51CEA"/>
    <w:rsid w:val="00F524BE"/>
    <w:rsid w:val="00F5332C"/>
    <w:rsid w:val="00F61EDD"/>
    <w:rsid w:val="00F642C3"/>
    <w:rsid w:val="00F65D5E"/>
    <w:rsid w:val="00F67D5B"/>
    <w:rsid w:val="00F73C29"/>
    <w:rsid w:val="00F73DDA"/>
    <w:rsid w:val="00F76673"/>
    <w:rsid w:val="00F774BA"/>
    <w:rsid w:val="00F90EFA"/>
    <w:rsid w:val="00F920B7"/>
    <w:rsid w:val="00F94567"/>
    <w:rsid w:val="00F9636B"/>
    <w:rsid w:val="00F968C6"/>
    <w:rsid w:val="00FA33F0"/>
    <w:rsid w:val="00FB00E1"/>
    <w:rsid w:val="00FB065D"/>
    <w:rsid w:val="00FB1646"/>
    <w:rsid w:val="00FB49BB"/>
    <w:rsid w:val="00FB7DFF"/>
    <w:rsid w:val="00FC1F6B"/>
    <w:rsid w:val="00FC39DC"/>
    <w:rsid w:val="00FC4642"/>
    <w:rsid w:val="00FD1AE1"/>
    <w:rsid w:val="00FD58A4"/>
    <w:rsid w:val="00FE1959"/>
    <w:rsid w:val="00FE19A8"/>
    <w:rsid w:val="00FE3EF4"/>
    <w:rsid w:val="00FE3FE1"/>
    <w:rsid w:val="00FE5903"/>
    <w:rsid w:val="00FE594D"/>
    <w:rsid w:val="00FF391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8DA2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9DC"/>
  </w:style>
  <w:style w:type="paragraph" w:styleId="Footer">
    <w:name w:val="footer"/>
    <w:basedOn w:val="Normal"/>
    <w:link w:val="FooterChar"/>
    <w:uiPriority w:val="99"/>
    <w:unhideWhenUsed/>
    <w:rsid w:val="00FC3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9DC"/>
  </w:style>
  <w:style w:type="paragraph" w:styleId="BalloonText">
    <w:name w:val="Balloon Text"/>
    <w:basedOn w:val="Normal"/>
    <w:link w:val="BalloonTextChar"/>
    <w:uiPriority w:val="99"/>
    <w:semiHidden/>
    <w:unhideWhenUsed/>
    <w:rsid w:val="00FC3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39DC"/>
    <w:rPr>
      <w:rFonts w:ascii="Tahoma" w:hAnsi="Tahoma" w:cs="Tahoma"/>
      <w:sz w:val="16"/>
      <w:szCs w:val="16"/>
    </w:rPr>
  </w:style>
  <w:style w:type="paragraph" w:styleId="ListParagraph">
    <w:name w:val="List Paragraph"/>
    <w:basedOn w:val="Normal"/>
    <w:uiPriority w:val="34"/>
    <w:qFormat/>
    <w:rsid w:val="00614CF5"/>
    <w:pPr>
      <w:ind w:left="720"/>
      <w:contextualSpacing/>
    </w:pPr>
  </w:style>
  <w:style w:type="character" w:styleId="CommentReference">
    <w:name w:val="annotation reference"/>
    <w:basedOn w:val="DefaultParagraphFont"/>
    <w:uiPriority w:val="99"/>
    <w:unhideWhenUsed/>
    <w:rsid w:val="00614CF5"/>
    <w:rPr>
      <w:sz w:val="18"/>
      <w:szCs w:val="18"/>
    </w:rPr>
  </w:style>
  <w:style w:type="paragraph" w:styleId="CommentText">
    <w:name w:val="annotation text"/>
    <w:basedOn w:val="Normal"/>
    <w:link w:val="CommentTextChar"/>
    <w:uiPriority w:val="99"/>
    <w:unhideWhenUsed/>
    <w:rsid w:val="00614CF5"/>
    <w:pPr>
      <w:spacing w:line="240" w:lineRule="auto"/>
    </w:pPr>
    <w:rPr>
      <w:sz w:val="24"/>
      <w:szCs w:val="24"/>
    </w:rPr>
  </w:style>
  <w:style w:type="character" w:customStyle="1" w:styleId="CommentTextChar">
    <w:name w:val="Comment Text Char"/>
    <w:basedOn w:val="DefaultParagraphFont"/>
    <w:link w:val="CommentText"/>
    <w:uiPriority w:val="99"/>
    <w:rsid w:val="00614CF5"/>
    <w:rPr>
      <w:sz w:val="24"/>
      <w:szCs w:val="24"/>
    </w:rPr>
  </w:style>
  <w:style w:type="paragraph" w:styleId="CommentSubject">
    <w:name w:val="annotation subject"/>
    <w:basedOn w:val="CommentText"/>
    <w:next w:val="CommentText"/>
    <w:link w:val="CommentSubjectChar"/>
    <w:uiPriority w:val="99"/>
    <w:semiHidden/>
    <w:unhideWhenUsed/>
    <w:rsid w:val="00614CF5"/>
    <w:rPr>
      <w:b/>
      <w:bCs/>
      <w:sz w:val="20"/>
      <w:szCs w:val="20"/>
    </w:rPr>
  </w:style>
  <w:style w:type="character" w:customStyle="1" w:styleId="CommentSubjectChar">
    <w:name w:val="Comment Subject Char"/>
    <w:basedOn w:val="CommentTextChar"/>
    <w:link w:val="CommentSubject"/>
    <w:uiPriority w:val="99"/>
    <w:semiHidden/>
    <w:rsid w:val="00614CF5"/>
    <w:rPr>
      <w:b/>
      <w:bCs/>
      <w:sz w:val="20"/>
      <w:szCs w:val="20"/>
    </w:rPr>
  </w:style>
  <w:style w:type="paragraph" w:styleId="NoSpacing">
    <w:name w:val="No Spacing"/>
    <w:uiPriority w:val="1"/>
    <w:qFormat/>
    <w:rsid w:val="00BE22D3"/>
    <w:pPr>
      <w:spacing w:after="0" w:line="240" w:lineRule="auto"/>
    </w:pPr>
  </w:style>
  <w:style w:type="paragraph" w:styleId="Revision">
    <w:name w:val="Revision"/>
    <w:hidden/>
    <w:uiPriority w:val="99"/>
    <w:semiHidden/>
    <w:rsid w:val="00806C70"/>
    <w:pPr>
      <w:spacing w:after="0" w:line="240" w:lineRule="auto"/>
    </w:pPr>
  </w:style>
  <w:style w:type="character" w:customStyle="1" w:styleId="hoenzb">
    <w:name w:val="hoenzb"/>
    <w:basedOn w:val="DefaultParagraphFont"/>
    <w:rsid w:val="00890A8B"/>
  </w:style>
  <w:style w:type="table" w:styleId="TableGrid">
    <w:name w:val="Table Grid"/>
    <w:basedOn w:val="TableNormal"/>
    <w:uiPriority w:val="59"/>
    <w:rsid w:val="00AE3BF3"/>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37E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7EA6"/>
    <w:rPr>
      <w:sz w:val="20"/>
      <w:szCs w:val="20"/>
    </w:rPr>
  </w:style>
  <w:style w:type="character" w:styleId="FootnoteReference">
    <w:name w:val="footnote reference"/>
    <w:basedOn w:val="DefaultParagraphFont"/>
    <w:uiPriority w:val="99"/>
    <w:semiHidden/>
    <w:unhideWhenUsed/>
    <w:rsid w:val="00837EA6"/>
    <w:rPr>
      <w:vertAlign w:val="superscript"/>
    </w:rPr>
  </w:style>
  <w:style w:type="paragraph" w:styleId="NormalWeb">
    <w:name w:val="Normal (Web)"/>
    <w:basedOn w:val="Normal"/>
    <w:uiPriority w:val="99"/>
    <w:semiHidden/>
    <w:unhideWhenUsed/>
    <w:rsid w:val="001F3F1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51F2F"/>
    <w:rPr>
      <w:color w:val="0000FF" w:themeColor="hyperlink"/>
      <w:u w:val="single"/>
    </w:rPr>
  </w:style>
  <w:style w:type="character" w:styleId="FollowedHyperlink">
    <w:name w:val="FollowedHyperlink"/>
    <w:basedOn w:val="DefaultParagraphFont"/>
    <w:uiPriority w:val="99"/>
    <w:semiHidden/>
    <w:unhideWhenUsed/>
    <w:rsid w:val="00DD690B"/>
    <w:rPr>
      <w:color w:val="800080" w:themeColor="followedHyperlink"/>
      <w:u w:val="single"/>
    </w:rPr>
  </w:style>
  <w:style w:type="character" w:customStyle="1" w:styleId="apple-converted-space">
    <w:name w:val="apple-converted-space"/>
    <w:basedOn w:val="DefaultParagraphFont"/>
    <w:rsid w:val="0062030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3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9DC"/>
  </w:style>
  <w:style w:type="paragraph" w:styleId="Footer">
    <w:name w:val="footer"/>
    <w:basedOn w:val="Normal"/>
    <w:link w:val="FooterChar"/>
    <w:uiPriority w:val="99"/>
    <w:unhideWhenUsed/>
    <w:rsid w:val="00FC3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9DC"/>
  </w:style>
  <w:style w:type="paragraph" w:styleId="BalloonText">
    <w:name w:val="Balloon Text"/>
    <w:basedOn w:val="Normal"/>
    <w:link w:val="BalloonTextChar"/>
    <w:uiPriority w:val="99"/>
    <w:semiHidden/>
    <w:unhideWhenUsed/>
    <w:rsid w:val="00FC3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39DC"/>
    <w:rPr>
      <w:rFonts w:ascii="Tahoma" w:hAnsi="Tahoma" w:cs="Tahoma"/>
      <w:sz w:val="16"/>
      <w:szCs w:val="16"/>
    </w:rPr>
  </w:style>
  <w:style w:type="paragraph" w:styleId="ListParagraph">
    <w:name w:val="List Paragraph"/>
    <w:basedOn w:val="Normal"/>
    <w:uiPriority w:val="34"/>
    <w:qFormat/>
    <w:rsid w:val="00614CF5"/>
    <w:pPr>
      <w:ind w:left="720"/>
      <w:contextualSpacing/>
    </w:pPr>
  </w:style>
  <w:style w:type="character" w:styleId="CommentReference">
    <w:name w:val="annotation reference"/>
    <w:basedOn w:val="DefaultParagraphFont"/>
    <w:uiPriority w:val="99"/>
    <w:unhideWhenUsed/>
    <w:rsid w:val="00614CF5"/>
    <w:rPr>
      <w:sz w:val="18"/>
      <w:szCs w:val="18"/>
    </w:rPr>
  </w:style>
  <w:style w:type="paragraph" w:styleId="CommentText">
    <w:name w:val="annotation text"/>
    <w:basedOn w:val="Normal"/>
    <w:link w:val="CommentTextChar"/>
    <w:uiPriority w:val="99"/>
    <w:unhideWhenUsed/>
    <w:rsid w:val="00614CF5"/>
    <w:pPr>
      <w:spacing w:line="240" w:lineRule="auto"/>
    </w:pPr>
    <w:rPr>
      <w:sz w:val="24"/>
      <w:szCs w:val="24"/>
    </w:rPr>
  </w:style>
  <w:style w:type="character" w:customStyle="1" w:styleId="CommentTextChar">
    <w:name w:val="Comment Text Char"/>
    <w:basedOn w:val="DefaultParagraphFont"/>
    <w:link w:val="CommentText"/>
    <w:uiPriority w:val="99"/>
    <w:rsid w:val="00614CF5"/>
    <w:rPr>
      <w:sz w:val="24"/>
      <w:szCs w:val="24"/>
    </w:rPr>
  </w:style>
  <w:style w:type="paragraph" w:styleId="CommentSubject">
    <w:name w:val="annotation subject"/>
    <w:basedOn w:val="CommentText"/>
    <w:next w:val="CommentText"/>
    <w:link w:val="CommentSubjectChar"/>
    <w:uiPriority w:val="99"/>
    <w:semiHidden/>
    <w:unhideWhenUsed/>
    <w:rsid w:val="00614CF5"/>
    <w:rPr>
      <w:b/>
      <w:bCs/>
      <w:sz w:val="20"/>
      <w:szCs w:val="20"/>
    </w:rPr>
  </w:style>
  <w:style w:type="character" w:customStyle="1" w:styleId="CommentSubjectChar">
    <w:name w:val="Comment Subject Char"/>
    <w:basedOn w:val="CommentTextChar"/>
    <w:link w:val="CommentSubject"/>
    <w:uiPriority w:val="99"/>
    <w:semiHidden/>
    <w:rsid w:val="00614CF5"/>
    <w:rPr>
      <w:b/>
      <w:bCs/>
      <w:sz w:val="20"/>
      <w:szCs w:val="20"/>
    </w:rPr>
  </w:style>
  <w:style w:type="paragraph" w:styleId="NoSpacing">
    <w:name w:val="No Spacing"/>
    <w:uiPriority w:val="1"/>
    <w:qFormat/>
    <w:rsid w:val="00BE22D3"/>
    <w:pPr>
      <w:spacing w:after="0" w:line="240" w:lineRule="auto"/>
    </w:pPr>
  </w:style>
  <w:style w:type="paragraph" w:styleId="Revision">
    <w:name w:val="Revision"/>
    <w:hidden/>
    <w:uiPriority w:val="99"/>
    <w:semiHidden/>
    <w:rsid w:val="00806C70"/>
    <w:pPr>
      <w:spacing w:after="0" w:line="240" w:lineRule="auto"/>
    </w:pPr>
  </w:style>
  <w:style w:type="character" w:customStyle="1" w:styleId="hoenzb">
    <w:name w:val="hoenzb"/>
    <w:basedOn w:val="DefaultParagraphFont"/>
    <w:rsid w:val="00890A8B"/>
  </w:style>
  <w:style w:type="table" w:styleId="TableGrid">
    <w:name w:val="Table Grid"/>
    <w:basedOn w:val="TableNormal"/>
    <w:uiPriority w:val="59"/>
    <w:rsid w:val="00AE3BF3"/>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37E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7EA6"/>
    <w:rPr>
      <w:sz w:val="20"/>
      <w:szCs w:val="20"/>
    </w:rPr>
  </w:style>
  <w:style w:type="character" w:styleId="FootnoteReference">
    <w:name w:val="footnote reference"/>
    <w:basedOn w:val="DefaultParagraphFont"/>
    <w:uiPriority w:val="99"/>
    <w:semiHidden/>
    <w:unhideWhenUsed/>
    <w:rsid w:val="00837EA6"/>
    <w:rPr>
      <w:vertAlign w:val="superscript"/>
    </w:rPr>
  </w:style>
  <w:style w:type="paragraph" w:styleId="NormalWeb">
    <w:name w:val="Normal (Web)"/>
    <w:basedOn w:val="Normal"/>
    <w:uiPriority w:val="99"/>
    <w:semiHidden/>
    <w:unhideWhenUsed/>
    <w:rsid w:val="001F3F1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51F2F"/>
    <w:rPr>
      <w:color w:val="0000FF" w:themeColor="hyperlink"/>
      <w:u w:val="single"/>
    </w:rPr>
  </w:style>
  <w:style w:type="character" w:styleId="FollowedHyperlink">
    <w:name w:val="FollowedHyperlink"/>
    <w:basedOn w:val="DefaultParagraphFont"/>
    <w:uiPriority w:val="99"/>
    <w:semiHidden/>
    <w:unhideWhenUsed/>
    <w:rsid w:val="00DD690B"/>
    <w:rPr>
      <w:color w:val="800080" w:themeColor="followedHyperlink"/>
      <w:u w:val="single"/>
    </w:rPr>
  </w:style>
  <w:style w:type="character" w:customStyle="1" w:styleId="apple-converted-space">
    <w:name w:val="apple-converted-space"/>
    <w:basedOn w:val="DefaultParagraphFont"/>
    <w:rsid w:val="00620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280694">
      <w:bodyDiv w:val="1"/>
      <w:marLeft w:val="0"/>
      <w:marRight w:val="0"/>
      <w:marTop w:val="0"/>
      <w:marBottom w:val="0"/>
      <w:divBdr>
        <w:top w:val="none" w:sz="0" w:space="0" w:color="auto"/>
        <w:left w:val="none" w:sz="0" w:space="0" w:color="auto"/>
        <w:bottom w:val="none" w:sz="0" w:space="0" w:color="auto"/>
        <w:right w:val="none" w:sz="0" w:space="0" w:color="auto"/>
      </w:divBdr>
    </w:div>
    <w:div w:id="354888373">
      <w:bodyDiv w:val="1"/>
      <w:marLeft w:val="0"/>
      <w:marRight w:val="0"/>
      <w:marTop w:val="0"/>
      <w:marBottom w:val="0"/>
      <w:divBdr>
        <w:top w:val="none" w:sz="0" w:space="0" w:color="auto"/>
        <w:left w:val="none" w:sz="0" w:space="0" w:color="auto"/>
        <w:bottom w:val="none" w:sz="0" w:space="0" w:color="auto"/>
        <w:right w:val="none" w:sz="0" w:space="0" w:color="auto"/>
      </w:divBdr>
    </w:div>
    <w:div w:id="356855486">
      <w:bodyDiv w:val="1"/>
      <w:marLeft w:val="0"/>
      <w:marRight w:val="0"/>
      <w:marTop w:val="0"/>
      <w:marBottom w:val="0"/>
      <w:divBdr>
        <w:top w:val="none" w:sz="0" w:space="0" w:color="auto"/>
        <w:left w:val="none" w:sz="0" w:space="0" w:color="auto"/>
        <w:bottom w:val="none" w:sz="0" w:space="0" w:color="auto"/>
        <w:right w:val="none" w:sz="0" w:space="0" w:color="auto"/>
      </w:divBdr>
    </w:div>
    <w:div w:id="600526178">
      <w:bodyDiv w:val="1"/>
      <w:marLeft w:val="0"/>
      <w:marRight w:val="0"/>
      <w:marTop w:val="0"/>
      <w:marBottom w:val="0"/>
      <w:divBdr>
        <w:top w:val="none" w:sz="0" w:space="0" w:color="auto"/>
        <w:left w:val="none" w:sz="0" w:space="0" w:color="auto"/>
        <w:bottom w:val="none" w:sz="0" w:space="0" w:color="auto"/>
        <w:right w:val="none" w:sz="0" w:space="0" w:color="auto"/>
      </w:divBdr>
    </w:div>
    <w:div w:id="666708043">
      <w:bodyDiv w:val="1"/>
      <w:marLeft w:val="0"/>
      <w:marRight w:val="0"/>
      <w:marTop w:val="0"/>
      <w:marBottom w:val="0"/>
      <w:divBdr>
        <w:top w:val="none" w:sz="0" w:space="0" w:color="auto"/>
        <w:left w:val="none" w:sz="0" w:space="0" w:color="auto"/>
        <w:bottom w:val="none" w:sz="0" w:space="0" w:color="auto"/>
        <w:right w:val="none" w:sz="0" w:space="0" w:color="auto"/>
      </w:divBdr>
      <w:divsChild>
        <w:div w:id="736439687">
          <w:marLeft w:val="0"/>
          <w:marRight w:val="0"/>
          <w:marTop w:val="0"/>
          <w:marBottom w:val="0"/>
          <w:divBdr>
            <w:top w:val="none" w:sz="0" w:space="0" w:color="auto"/>
            <w:left w:val="none" w:sz="0" w:space="0" w:color="auto"/>
            <w:bottom w:val="none" w:sz="0" w:space="0" w:color="auto"/>
            <w:right w:val="none" w:sz="0" w:space="0" w:color="auto"/>
          </w:divBdr>
        </w:div>
        <w:div w:id="1014848014">
          <w:marLeft w:val="0"/>
          <w:marRight w:val="0"/>
          <w:marTop w:val="0"/>
          <w:marBottom w:val="0"/>
          <w:divBdr>
            <w:top w:val="none" w:sz="0" w:space="0" w:color="auto"/>
            <w:left w:val="none" w:sz="0" w:space="0" w:color="auto"/>
            <w:bottom w:val="none" w:sz="0" w:space="0" w:color="auto"/>
            <w:right w:val="none" w:sz="0" w:space="0" w:color="auto"/>
          </w:divBdr>
        </w:div>
        <w:div w:id="1584022520">
          <w:marLeft w:val="0"/>
          <w:marRight w:val="0"/>
          <w:marTop w:val="0"/>
          <w:marBottom w:val="0"/>
          <w:divBdr>
            <w:top w:val="none" w:sz="0" w:space="0" w:color="auto"/>
            <w:left w:val="none" w:sz="0" w:space="0" w:color="auto"/>
            <w:bottom w:val="none" w:sz="0" w:space="0" w:color="auto"/>
            <w:right w:val="none" w:sz="0" w:space="0" w:color="auto"/>
          </w:divBdr>
        </w:div>
        <w:div w:id="679696076">
          <w:marLeft w:val="0"/>
          <w:marRight w:val="0"/>
          <w:marTop w:val="0"/>
          <w:marBottom w:val="0"/>
          <w:divBdr>
            <w:top w:val="none" w:sz="0" w:space="0" w:color="auto"/>
            <w:left w:val="none" w:sz="0" w:space="0" w:color="auto"/>
            <w:bottom w:val="none" w:sz="0" w:space="0" w:color="auto"/>
            <w:right w:val="none" w:sz="0" w:space="0" w:color="auto"/>
          </w:divBdr>
        </w:div>
        <w:div w:id="1746219499">
          <w:marLeft w:val="0"/>
          <w:marRight w:val="0"/>
          <w:marTop w:val="0"/>
          <w:marBottom w:val="0"/>
          <w:divBdr>
            <w:top w:val="none" w:sz="0" w:space="0" w:color="auto"/>
            <w:left w:val="none" w:sz="0" w:space="0" w:color="auto"/>
            <w:bottom w:val="none" w:sz="0" w:space="0" w:color="auto"/>
            <w:right w:val="none" w:sz="0" w:space="0" w:color="auto"/>
          </w:divBdr>
        </w:div>
      </w:divsChild>
    </w:div>
    <w:div w:id="794103408">
      <w:bodyDiv w:val="1"/>
      <w:marLeft w:val="0"/>
      <w:marRight w:val="0"/>
      <w:marTop w:val="0"/>
      <w:marBottom w:val="0"/>
      <w:divBdr>
        <w:top w:val="none" w:sz="0" w:space="0" w:color="auto"/>
        <w:left w:val="none" w:sz="0" w:space="0" w:color="auto"/>
        <w:bottom w:val="none" w:sz="0" w:space="0" w:color="auto"/>
        <w:right w:val="none" w:sz="0" w:space="0" w:color="auto"/>
      </w:divBdr>
      <w:divsChild>
        <w:div w:id="1769889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1014013">
              <w:marLeft w:val="0"/>
              <w:marRight w:val="0"/>
              <w:marTop w:val="0"/>
              <w:marBottom w:val="0"/>
              <w:divBdr>
                <w:top w:val="none" w:sz="0" w:space="0" w:color="auto"/>
                <w:left w:val="none" w:sz="0" w:space="0" w:color="auto"/>
                <w:bottom w:val="none" w:sz="0" w:space="0" w:color="auto"/>
                <w:right w:val="none" w:sz="0" w:space="0" w:color="auto"/>
              </w:divBdr>
              <w:divsChild>
                <w:div w:id="2014455583">
                  <w:marLeft w:val="0"/>
                  <w:marRight w:val="0"/>
                  <w:marTop w:val="0"/>
                  <w:marBottom w:val="0"/>
                  <w:divBdr>
                    <w:top w:val="none" w:sz="0" w:space="0" w:color="auto"/>
                    <w:left w:val="none" w:sz="0" w:space="0" w:color="auto"/>
                    <w:bottom w:val="none" w:sz="0" w:space="0" w:color="auto"/>
                    <w:right w:val="none" w:sz="0" w:space="0" w:color="auto"/>
                  </w:divBdr>
                  <w:divsChild>
                    <w:div w:id="807744058">
                      <w:marLeft w:val="0"/>
                      <w:marRight w:val="0"/>
                      <w:marTop w:val="0"/>
                      <w:marBottom w:val="0"/>
                      <w:divBdr>
                        <w:top w:val="none" w:sz="0" w:space="0" w:color="auto"/>
                        <w:left w:val="none" w:sz="0" w:space="0" w:color="auto"/>
                        <w:bottom w:val="none" w:sz="0" w:space="0" w:color="auto"/>
                        <w:right w:val="none" w:sz="0" w:space="0" w:color="auto"/>
                      </w:divBdr>
                      <w:divsChild>
                        <w:div w:id="1564094899">
                          <w:marLeft w:val="0"/>
                          <w:marRight w:val="0"/>
                          <w:marTop w:val="0"/>
                          <w:marBottom w:val="0"/>
                          <w:divBdr>
                            <w:top w:val="none" w:sz="0" w:space="0" w:color="auto"/>
                            <w:left w:val="none" w:sz="0" w:space="0" w:color="auto"/>
                            <w:bottom w:val="none" w:sz="0" w:space="0" w:color="auto"/>
                            <w:right w:val="none" w:sz="0" w:space="0" w:color="auto"/>
                          </w:divBdr>
                          <w:divsChild>
                            <w:div w:id="1672878051">
                              <w:marLeft w:val="0"/>
                              <w:marRight w:val="0"/>
                              <w:marTop w:val="0"/>
                              <w:marBottom w:val="0"/>
                              <w:divBdr>
                                <w:top w:val="none" w:sz="0" w:space="0" w:color="auto"/>
                                <w:left w:val="none" w:sz="0" w:space="0" w:color="auto"/>
                                <w:bottom w:val="none" w:sz="0" w:space="0" w:color="auto"/>
                                <w:right w:val="none" w:sz="0" w:space="0" w:color="auto"/>
                              </w:divBdr>
                              <w:divsChild>
                                <w:div w:id="1093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699808">
      <w:bodyDiv w:val="1"/>
      <w:marLeft w:val="0"/>
      <w:marRight w:val="0"/>
      <w:marTop w:val="0"/>
      <w:marBottom w:val="0"/>
      <w:divBdr>
        <w:top w:val="none" w:sz="0" w:space="0" w:color="auto"/>
        <w:left w:val="none" w:sz="0" w:space="0" w:color="auto"/>
        <w:bottom w:val="none" w:sz="0" w:space="0" w:color="auto"/>
        <w:right w:val="none" w:sz="0" w:space="0" w:color="auto"/>
      </w:divBdr>
    </w:div>
    <w:div w:id="947393424">
      <w:bodyDiv w:val="1"/>
      <w:marLeft w:val="0"/>
      <w:marRight w:val="0"/>
      <w:marTop w:val="0"/>
      <w:marBottom w:val="0"/>
      <w:divBdr>
        <w:top w:val="none" w:sz="0" w:space="0" w:color="auto"/>
        <w:left w:val="none" w:sz="0" w:space="0" w:color="auto"/>
        <w:bottom w:val="none" w:sz="0" w:space="0" w:color="auto"/>
        <w:right w:val="none" w:sz="0" w:space="0" w:color="auto"/>
      </w:divBdr>
    </w:div>
    <w:div w:id="1117065933">
      <w:bodyDiv w:val="1"/>
      <w:marLeft w:val="0"/>
      <w:marRight w:val="0"/>
      <w:marTop w:val="0"/>
      <w:marBottom w:val="0"/>
      <w:divBdr>
        <w:top w:val="none" w:sz="0" w:space="0" w:color="auto"/>
        <w:left w:val="none" w:sz="0" w:space="0" w:color="auto"/>
        <w:bottom w:val="none" w:sz="0" w:space="0" w:color="auto"/>
        <w:right w:val="none" w:sz="0" w:space="0" w:color="auto"/>
      </w:divBdr>
    </w:div>
    <w:div w:id="1210603866">
      <w:bodyDiv w:val="1"/>
      <w:marLeft w:val="0"/>
      <w:marRight w:val="0"/>
      <w:marTop w:val="0"/>
      <w:marBottom w:val="0"/>
      <w:divBdr>
        <w:top w:val="none" w:sz="0" w:space="0" w:color="auto"/>
        <w:left w:val="none" w:sz="0" w:space="0" w:color="auto"/>
        <w:bottom w:val="none" w:sz="0" w:space="0" w:color="auto"/>
        <w:right w:val="none" w:sz="0" w:space="0" w:color="auto"/>
      </w:divBdr>
    </w:div>
    <w:div w:id="1423186651">
      <w:bodyDiv w:val="1"/>
      <w:marLeft w:val="0"/>
      <w:marRight w:val="0"/>
      <w:marTop w:val="0"/>
      <w:marBottom w:val="0"/>
      <w:divBdr>
        <w:top w:val="none" w:sz="0" w:space="0" w:color="auto"/>
        <w:left w:val="none" w:sz="0" w:space="0" w:color="auto"/>
        <w:bottom w:val="none" w:sz="0" w:space="0" w:color="auto"/>
        <w:right w:val="none" w:sz="0" w:space="0" w:color="auto"/>
      </w:divBdr>
      <w:divsChild>
        <w:div w:id="1587883981">
          <w:marLeft w:val="0"/>
          <w:marRight w:val="0"/>
          <w:marTop w:val="0"/>
          <w:marBottom w:val="0"/>
          <w:divBdr>
            <w:top w:val="none" w:sz="0" w:space="0" w:color="auto"/>
            <w:left w:val="none" w:sz="0" w:space="0" w:color="auto"/>
            <w:bottom w:val="none" w:sz="0" w:space="0" w:color="auto"/>
            <w:right w:val="none" w:sz="0" w:space="0" w:color="auto"/>
          </w:divBdr>
          <w:divsChild>
            <w:div w:id="1080566325">
              <w:marLeft w:val="0"/>
              <w:marRight w:val="0"/>
              <w:marTop w:val="0"/>
              <w:marBottom w:val="0"/>
              <w:divBdr>
                <w:top w:val="none" w:sz="0" w:space="0" w:color="auto"/>
                <w:left w:val="none" w:sz="0" w:space="0" w:color="auto"/>
                <w:bottom w:val="none" w:sz="0" w:space="0" w:color="auto"/>
                <w:right w:val="none" w:sz="0" w:space="0" w:color="auto"/>
              </w:divBdr>
              <w:divsChild>
                <w:div w:id="605239432">
                  <w:marLeft w:val="0"/>
                  <w:marRight w:val="0"/>
                  <w:marTop w:val="0"/>
                  <w:marBottom w:val="0"/>
                  <w:divBdr>
                    <w:top w:val="none" w:sz="0" w:space="0" w:color="auto"/>
                    <w:left w:val="none" w:sz="0" w:space="0" w:color="auto"/>
                    <w:bottom w:val="none" w:sz="0" w:space="0" w:color="auto"/>
                    <w:right w:val="none" w:sz="0" w:space="0" w:color="auto"/>
                  </w:divBdr>
                  <w:divsChild>
                    <w:div w:id="76446279">
                      <w:marLeft w:val="0"/>
                      <w:marRight w:val="0"/>
                      <w:marTop w:val="0"/>
                      <w:marBottom w:val="0"/>
                      <w:divBdr>
                        <w:top w:val="none" w:sz="0" w:space="0" w:color="auto"/>
                        <w:left w:val="none" w:sz="0" w:space="0" w:color="auto"/>
                        <w:bottom w:val="none" w:sz="0" w:space="0" w:color="auto"/>
                        <w:right w:val="none" w:sz="0" w:space="0" w:color="auto"/>
                      </w:divBdr>
                      <w:divsChild>
                        <w:div w:id="5563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440576">
      <w:bodyDiv w:val="1"/>
      <w:marLeft w:val="0"/>
      <w:marRight w:val="0"/>
      <w:marTop w:val="0"/>
      <w:marBottom w:val="0"/>
      <w:divBdr>
        <w:top w:val="none" w:sz="0" w:space="0" w:color="auto"/>
        <w:left w:val="none" w:sz="0" w:space="0" w:color="auto"/>
        <w:bottom w:val="none" w:sz="0" w:space="0" w:color="auto"/>
        <w:right w:val="none" w:sz="0" w:space="0" w:color="auto"/>
      </w:divBdr>
    </w:div>
    <w:div w:id="1892840297">
      <w:bodyDiv w:val="1"/>
      <w:marLeft w:val="0"/>
      <w:marRight w:val="0"/>
      <w:marTop w:val="0"/>
      <w:marBottom w:val="0"/>
      <w:divBdr>
        <w:top w:val="none" w:sz="0" w:space="0" w:color="auto"/>
        <w:left w:val="none" w:sz="0" w:space="0" w:color="auto"/>
        <w:bottom w:val="none" w:sz="0" w:space="0" w:color="auto"/>
        <w:right w:val="none" w:sz="0" w:space="0" w:color="auto"/>
      </w:divBdr>
    </w:div>
    <w:div w:id="1984390100">
      <w:bodyDiv w:val="1"/>
      <w:marLeft w:val="0"/>
      <w:marRight w:val="0"/>
      <w:marTop w:val="0"/>
      <w:marBottom w:val="0"/>
      <w:divBdr>
        <w:top w:val="none" w:sz="0" w:space="0" w:color="auto"/>
        <w:left w:val="none" w:sz="0" w:space="0" w:color="auto"/>
        <w:bottom w:val="none" w:sz="0" w:space="0" w:color="auto"/>
        <w:right w:val="none" w:sz="0" w:space="0" w:color="auto"/>
      </w:divBdr>
      <w:divsChild>
        <w:div w:id="1234270305">
          <w:marLeft w:val="0"/>
          <w:marRight w:val="0"/>
          <w:marTop w:val="0"/>
          <w:marBottom w:val="0"/>
          <w:divBdr>
            <w:top w:val="none" w:sz="0" w:space="0" w:color="auto"/>
            <w:left w:val="none" w:sz="0" w:space="0" w:color="auto"/>
            <w:bottom w:val="none" w:sz="0" w:space="0" w:color="auto"/>
            <w:right w:val="none" w:sz="0" w:space="0" w:color="auto"/>
          </w:divBdr>
        </w:div>
        <w:div w:id="985353220">
          <w:marLeft w:val="0"/>
          <w:marRight w:val="0"/>
          <w:marTop w:val="0"/>
          <w:marBottom w:val="0"/>
          <w:divBdr>
            <w:top w:val="none" w:sz="0" w:space="0" w:color="auto"/>
            <w:left w:val="none" w:sz="0" w:space="0" w:color="auto"/>
            <w:bottom w:val="none" w:sz="0" w:space="0" w:color="auto"/>
            <w:right w:val="none" w:sz="0" w:space="0" w:color="auto"/>
          </w:divBdr>
        </w:div>
        <w:div w:id="1211461650">
          <w:marLeft w:val="0"/>
          <w:marRight w:val="0"/>
          <w:marTop w:val="0"/>
          <w:marBottom w:val="0"/>
          <w:divBdr>
            <w:top w:val="none" w:sz="0" w:space="0" w:color="auto"/>
            <w:left w:val="none" w:sz="0" w:space="0" w:color="auto"/>
            <w:bottom w:val="none" w:sz="0" w:space="0" w:color="auto"/>
            <w:right w:val="none" w:sz="0" w:space="0" w:color="auto"/>
          </w:divBdr>
        </w:div>
        <w:div w:id="160974761">
          <w:marLeft w:val="0"/>
          <w:marRight w:val="0"/>
          <w:marTop w:val="0"/>
          <w:marBottom w:val="0"/>
          <w:divBdr>
            <w:top w:val="none" w:sz="0" w:space="0" w:color="auto"/>
            <w:left w:val="none" w:sz="0" w:space="0" w:color="auto"/>
            <w:bottom w:val="none" w:sz="0" w:space="0" w:color="auto"/>
            <w:right w:val="none" w:sz="0" w:space="0" w:color="auto"/>
          </w:divBdr>
        </w:div>
        <w:div w:id="1154838535">
          <w:marLeft w:val="0"/>
          <w:marRight w:val="0"/>
          <w:marTop w:val="0"/>
          <w:marBottom w:val="0"/>
          <w:divBdr>
            <w:top w:val="none" w:sz="0" w:space="0" w:color="auto"/>
            <w:left w:val="none" w:sz="0" w:space="0" w:color="auto"/>
            <w:bottom w:val="none" w:sz="0" w:space="0" w:color="auto"/>
            <w:right w:val="none" w:sz="0" w:space="0" w:color="auto"/>
          </w:divBdr>
        </w:div>
      </w:divsChild>
    </w:div>
    <w:div w:id="1998223448">
      <w:bodyDiv w:val="1"/>
      <w:marLeft w:val="0"/>
      <w:marRight w:val="0"/>
      <w:marTop w:val="0"/>
      <w:marBottom w:val="0"/>
      <w:divBdr>
        <w:top w:val="none" w:sz="0" w:space="0" w:color="auto"/>
        <w:left w:val="none" w:sz="0" w:space="0" w:color="auto"/>
        <w:bottom w:val="none" w:sz="0" w:space="0" w:color="auto"/>
        <w:right w:val="none" w:sz="0" w:space="0" w:color="auto"/>
      </w:divBdr>
      <w:divsChild>
        <w:div w:id="262302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8492357">
              <w:marLeft w:val="0"/>
              <w:marRight w:val="0"/>
              <w:marTop w:val="0"/>
              <w:marBottom w:val="0"/>
              <w:divBdr>
                <w:top w:val="none" w:sz="0" w:space="0" w:color="auto"/>
                <w:left w:val="none" w:sz="0" w:space="0" w:color="auto"/>
                <w:bottom w:val="none" w:sz="0" w:space="0" w:color="auto"/>
                <w:right w:val="none" w:sz="0" w:space="0" w:color="auto"/>
              </w:divBdr>
              <w:divsChild>
                <w:div w:id="1587347814">
                  <w:marLeft w:val="0"/>
                  <w:marRight w:val="0"/>
                  <w:marTop w:val="0"/>
                  <w:marBottom w:val="0"/>
                  <w:divBdr>
                    <w:top w:val="none" w:sz="0" w:space="0" w:color="auto"/>
                    <w:left w:val="none" w:sz="0" w:space="0" w:color="auto"/>
                    <w:bottom w:val="none" w:sz="0" w:space="0" w:color="auto"/>
                    <w:right w:val="none" w:sz="0" w:space="0" w:color="auto"/>
                  </w:divBdr>
                  <w:divsChild>
                    <w:div w:id="225461178">
                      <w:marLeft w:val="0"/>
                      <w:marRight w:val="0"/>
                      <w:marTop w:val="0"/>
                      <w:marBottom w:val="0"/>
                      <w:divBdr>
                        <w:top w:val="none" w:sz="0" w:space="0" w:color="auto"/>
                        <w:left w:val="none" w:sz="0" w:space="0" w:color="auto"/>
                        <w:bottom w:val="none" w:sz="0" w:space="0" w:color="auto"/>
                        <w:right w:val="none" w:sz="0" w:space="0" w:color="auto"/>
                      </w:divBdr>
                      <w:divsChild>
                        <w:div w:id="1808543454">
                          <w:marLeft w:val="0"/>
                          <w:marRight w:val="0"/>
                          <w:marTop w:val="0"/>
                          <w:marBottom w:val="0"/>
                          <w:divBdr>
                            <w:top w:val="none" w:sz="0" w:space="0" w:color="auto"/>
                            <w:left w:val="none" w:sz="0" w:space="0" w:color="auto"/>
                            <w:bottom w:val="none" w:sz="0" w:space="0" w:color="auto"/>
                            <w:right w:val="none" w:sz="0" w:space="0" w:color="auto"/>
                          </w:divBdr>
                          <w:divsChild>
                            <w:div w:id="884948786">
                              <w:marLeft w:val="0"/>
                              <w:marRight w:val="0"/>
                              <w:marTop w:val="0"/>
                              <w:marBottom w:val="0"/>
                              <w:divBdr>
                                <w:top w:val="none" w:sz="0" w:space="0" w:color="auto"/>
                                <w:left w:val="none" w:sz="0" w:space="0" w:color="auto"/>
                                <w:bottom w:val="none" w:sz="0" w:space="0" w:color="auto"/>
                                <w:right w:val="none" w:sz="0" w:space="0" w:color="auto"/>
                              </w:divBdr>
                              <w:divsChild>
                                <w:div w:id="15202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001832">
      <w:bodyDiv w:val="1"/>
      <w:marLeft w:val="0"/>
      <w:marRight w:val="0"/>
      <w:marTop w:val="0"/>
      <w:marBottom w:val="0"/>
      <w:divBdr>
        <w:top w:val="none" w:sz="0" w:space="0" w:color="auto"/>
        <w:left w:val="none" w:sz="0" w:space="0" w:color="auto"/>
        <w:bottom w:val="none" w:sz="0" w:space="0" w:color="auto"/>
        <w:right w:val="none" w:sz="0" w:space="0" w:color="auto"/>
      </w:divBdr>
    </w:div>
    <w:div w:id="2110464468">
      <w:bodyDiv w:val="1"/>
      <w:marLeft w:val="0"/>
      <w:marRight w:val="0"/>
      <w:marTop w:val="0"/>
      <w:marBottom w:val="0"/>
      <w:divBdr>
        <w:top w:val="none" w:sz="0" w:space="0" w:color="auto"/>
        <w:left w:val="none" w:sz="0" w:space="0" w:color="auto"/>
        <w:bottom w:val="none" w:sz="0" w:space="0" w:color="auto"/>
        <w:right w:val="none" w:sz="0" w:space="0" w:color="auto"/>
      </w:divBdr>
      <w:divsChild>
        <w:div w:id="1172586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5392994">
              <w:marLeft w:val="0"/>
              <w:marRight w:val="0"/>
              <w:marTop w:val="0"/>
              <w:marBottom w:val="0"/>
              <w:divBdr>
                <w:top w:val="none" w:sz="0" w:space="0" w:color="auto"/>
                <w:left w:val="none" w:sz="0" w:space="0" w:color="auto"/>
                <w:bottom w:val="none" w:sz="0" w:space="0" w:color="auto"/>
                <w:right w:val="none" w:sz="0" w:space="0" w:color="auto"/>
              </w:divBdr>
              <w:divsChild>
                <w:div w:id="119419012">
                  <w:marLeft w:val="0"/>
                  <w:marRight w:val="0"/>
                  <w:marTop w:val="0"/>
                  <w:marBottom w:val="0"/>
                  <w:divBdr>
                    <w:top w:val="none" w:sz="0" w:space="0" w:color="auto"/>
                    <w:left w:val="none" w:sz="0" w:space="0" w:color="auto"/>
                    <w:bottom w:val="none" w:sz="0" w:space="0" w:color="auto"/>
                    <w:right w:val="none" w:sz="0" w:space="0" w:color="auto"/>
                  </w:divBdr>
                  <w:divsChild>
                    <w:div w:id="903874157">
                      <w:marLeft w:val="0"/>
                      <w:marRight w:val="0"/>
                      <w:marTop w:val="0"/>
                      <w:marBottom w:val="0"/>
                      <w:divBdr>
                        <w:top w:val="none" w:sz="0" w:space="0" w:color="auto"/>
                        <w:left w:val="none" w:sz="0" w:space="0" w:color="auto"/>
                        <w:bottom w:val="none" w:sz="0" w:space="0" w:color="auto"/>
                        <w:right w:val="none" w:sz="0" w:space="0" w:color="auto"/>
                      </w:divBdr>
                      <w:divsChild>
                        <w:div w:id="1428844910">
                          <w:marLeft w:val="0"/>
                          <w:marRight w:val="0"/>
                          <w:marTop w:val="0"/>
                          <w:marBottom w:val="0"/>
                          <w:divBdr>
                            <w:top w:val="none" w:sz="0" w:space="0" w:color="auto"/>
                            <w:left w:val="none" w:sz="0" w:space="0" w:color="auto"/>
                            <w:bottom w:val="none" w:sz="0" w:space="0" w:color="auto"/>
                            <w:right w:val="none" w:sz="0" w:space="0" w:color="auto"/>
                          </w:divBdr>
                          <w:divsChild>
                            <w:div w:id="1046179283">
                              <w:marLeft w:val="0"/>
                              <w:marRight w:val="0"/>
                              <w:marTop w:val="0"/>
                              <w:marBottom w:val="0"/>
                              <w:divBdr>
                                <w:top w:val="none" w:sz="0" w:space="0" w:color="auto"/>
                                <w:left w:val="none" w:sz="0" w:space="0" w:color="auto"/>
                                <w:bottom w:val="none" w:sz="0" w:space="0" w:color="auto"/>
                                <w:right w:val="none" w:sz="0" w:space="0" w:color="auto"/>
                              </w:divBdr>
                              <w:divsChild>
                                <w:div w:id="152281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ommerce.gov/sites/default/files/documents/2014/march/doc_fy2014-2018_strategic_plan.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jpeg"/><Relationship Id="rId5" Type="http://schemas.openxmlformats.org/officeDocument/2006/relationships/settings" Target="settings.xml"/><Relationship Id="rId15" Type="http://schemas.openxmlformats.org/officeDocument/2006/relationships/comments" Target="comments.xml"/><Relationship Id="rId23" Type="http://schemas.microsoft.com/office/2011/relationships/commentsExtended" Target="commentsExtended.xml"/><Relationship Id="rId10" Type="http://schemas.openxmlformats.org/officeDocument/2006/relationships/hyperlink" Target="http://www.commerce.gov/sites/default/files/documents/2014/march/doc_fy2014-2018_strategic_plan.pdf"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chart" Target="charts/chart1.xml"/><Relationship Id="rId22" Type="http://schemas.microsoft.com/office/2011/relationships/people" Target="people.xml"/></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26"/>
    </mc:Choice>
    <mc:Fallback>
      <c:style val="26"/>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6.7426937070645093E-2"/>
          <c:y val="2.2335894345104301E-2"/>
          <c:w val="0.90526888762161895"/>
          <c:h val="0.88909886264219495"/>
        </c:manualLayout>
      </c:layout>
      <c:barChart>
        <c:barDir val="col"/>
        <c:grouping val="clustered"/>
        <c:varyColors val="0"/>
        <c:ser>
          <c:idx val="1"/>
          <c:order val="0"/>
          <c:tx>
            <c:strRef>
              <c:f>Sheet1!$B$1</c:f>
              <c:strCache>
                <c:ptCount val="1"/>
                <c:pt idx="0">
                  <c:v>President's Budget</c:v>
                </c:pt>
              </c:strCache>
            </c:strRef>
          </c:tx>
          <c:spPr>
            <a:solidFill>
              <a:srgbClr val="FFFF00"/>
            </a:solidFill>
            <a:ln w="3175" cap="flat" cmpd="sng" algn="ctr">
              <a:solidFill>
                <a:sysClr val="windowText" lastClr="000000"/>
              </a:solidFill>
              <a:prstDash val="solid"/>
            </a:ln>
            <a:effectLst/>
          </c:spPr>
          <c:invertIfNegative val="0"/>
          <c:dLbls>
            <c:dLbl>
              <c:idx val="0"/>
              <c:layout>
                <c:manualLayout>
                  <c:x val="-2.9297955244951099E-3"/>
                  <c:y val="4.8269582960304199E-3"/>
                </c:manualLayout>
              </c:layout>
              <c:showLegendKey val="0"/>
              <c:showVal val="1"/>
              <c:showCatName val="0"/>
              <c:showSerName val="0"/>
              <c:showPercent val="0"/>
              <c:showBubbleSize val="0"/>
            </c:dLbl>
            <c:dLbl>
              <c:idx val="1"/>
              <c:layout>
                <c:manualLayout>
                  <c:x val="-4.3946932867426599E-3"/>
                  <c:y val="0"/>
                </c:manualLayout>
              </c:layout>
              <c:showLegendKey val="0"/>
              <c:showVal val="1"/>
              <c:showCatName val="0"/>
              <c:showSerName val="0"/>
              <c:showPercent val="0"/>
              <c:showBubbleSize val="0"/>
            </c:dLbl>
            <c:dLbl>
              <c:idx val="9"/>
              <c:layout>
                <c:manualLayout>
                  <c:x val="-2.86545719554093E-2"/>
                  <c:y val="-2.47279920870425E-3"/>
                </c:manualLayout>
              </c:layout>
              <c:showLegendKey val="0"/>
              <c:showVal val="1"/>
              <c:showCatName val="0"/>
              <c:showSerName val="0"/>
              <c:showPercent val="0"/>
              <c:showBubbleSize val="0"/>
            </c:dLbl>
            <c:txPr>
              <a:bodyPr/>
              <a:lstStyle/>
              <a:p>
                <a:pPr>
                  <a:defRPr sz="900"/>
                </a:pPr>
                <a:endParaRPr lang="en-US"/>
              </a:p>
            </c:txPr>
            <c:showLegendKey val="0"/>
            <c:showVal val="1"/>
            <c:showCatName val="0"/>
            <c:showSerName val="0"/>
            <c:showPercent val="0"/>
            <c:showBubbleSize val="0"/>
            <c:showLeaderLines val="0"/>
          </c:dLbls>
          <c:cat>
            <c:strRef>
              <c:f>Sheet1!$A$2:$A$12</c:f>
              <c:strCache>
                <c:ptCount val="11"/>
                <c:pt idx="0">
                  <c:v>FY05</c:v>
                </c:pt>
                <c:pt idx="1">
                  <c:v>FY06</c:v>
                </c:pt>
                <c:pt idx="2">
                  <c:v>FY07</c:v>
                </c:pt>
                <c:pt idx="3">
                  <c:v>FY08</c:v>
                </c:pt>
                <c:pt idx="4">
                  <c:v>FY09</c:v>
                </c:pt>
                <c:pt idx="5">
                  <c:v>FY10</c:v>
                </c:pt>
                <c:pt idx="6">
                  <c:v>FY11</c:v>
                </c:pt>
                <c:pt idx="7">
                  <c:v>FY12</c:v>
                </c:pt>
                <c:pt idx="8">
                  <c:v>FY13</c:v>
                </c:pt>
                <c:pt idx="9">
                  <c:v>FY14</c:v>
                </c:pt>
                <c:pt idx="10">
                  <c:v>FY15</c:v>
                </c:pt>
              </c:strCache>
            </c:strRef>
          </c:cat>
          <c:val>
            <c:numRef>
              <c:f>Sheet1!$B$2:$B$12</c:f>
              <c:numCache>
                <c:formatCode>"$"#,##0.0</c:formatCode>
                <c:ptCount val="11"/>
                <c:pt idx="0">
                  <c:v>735.2</c:v>
                </c:pt>
                <c:pt idx="1">
                  <c:v>727.7</c:v>
                </c:pt>
                <c:pt idx="2">
                  <c:v>736.9</c:v>
                </c:pt>
                <c:pt idx="3">
                  <c:v>796</c:v>
                </c:pt>
                <c:pt idx="4">
                  <c:v>782.3</c:v>
                </c:pt>
                <c:pt idx="5">
                  <c:v>911.8</c:v>
                </c:pt>
                <c:pt idx="6">
                  <c:v>992.4</c:v>
                </c:pt>
                <c:pt idx="7">
                  <c:v>1001.1</c:v>
                </c:pt>
                <c:pt idx="8">
                  <c:v>880.3</c:v>
                </c:pt>
                <c:pt idx="9">
                  <c:v>929.3</c:v>
                </c:pt>
                <c:pt idx="10">
                  <c:v>916.8</c:v>
                </c:pt>
              </c:numCache>
            </c:numRef>
          </c:val>
        </c:ser>
        <c:ser>
          <c:idx val="2"/>
          <c:order val="1"/>
          <c:tx>
            <c:strRef>
              <c:f>Sheet1!$C$1</c:f>
              <c:strCache>
                <c:ptCount val="1"/>
                <c:pt idx="0">
                  <c:v>Enacted</c:v>
                </c:pt>
              </c:strCache>
            </c:strRef>
          </c:tx>
          <c:spPr>
            <a:solidFill>
              <a:srgbClr val="5ED071"/>
            </a:solidFill>
            <a:ln w="3175" cap="flat" cmpd="sng" algn="ctr">
              <a:solidFill>
                <a:sysClr val="windowText" lastClr="000000"/>
              </a:solidFill>
              <a:prstDash val="solid"/>
            </a:ln>
            <a:effectLst/>
          </c:spPr>
          <c:invertIfNegative val="0"/>
          <c:dLbls>
            <c:dLbl>
              <c:idx val="6"/>
              <c:layout>
                <c:manualLayout>
                  <c:x val="2.2923657564327501E-2"/>
                  <c:y val="-2.47279920870425E-3"/>
                </c:manualLayout>
              </c:layout>
              <c:showLegendKey val="0"/>
              <c:showVal val="1"/>
              <c:showCatName val="0"/>
              <c:showSerName val="0"/>
              <c:showPercent val="0"/>
              <c:showBubbleSize val="0"/>
            </c:dLbl>
            <c:dLbl>
              <c:idx val="8"/>
              <c:layout>
                <c:manualLayout>
                  <c:x val="2.8654571955409399E-3"/>
                  <c:y val="-3.7091988130563802E-2"/>
                </c:manualLayout>
              </c:layout>
              <c:showLegendKey val="0"/>
              <c:showVal val="1"/>
              <c:showCatName val="0"/>
              <c:showSerName val="0"/>
              <c:showPercent val="0"/>
              <c:showBubbleSize val="0"/>
            </c:dLbl>
            <c:dLbl>
              <c:idx val="9"/>
              <c:layout>
                <c:manualLayout>
                  <c:x val="-2.13675213675214E-3"/>
                  <c:y val="-3.4708611063904802E-3"/>
                </c:manualLayout>
              </c:layout>
              <c:showLegendKey val="0"/>
              <c:showVal val="1"/>
              <c:showCatName val="0"/>
              <c:showSerName val="0"/>
              <c:showPercent val="0"/>
              <c:showBubbleSize val="0"/>
            </c:dLbl>
            <c:txPr>
              <a:bodyPr/>
              <a:lstStyle/>
              <a:p>
                <a:pPr>
                  <a:defRPr sz="900"/>
                </a:pPr>
                <a:endParaRPr lang="en-US"/>
              </a:p>
            </c:txPr>
            <c:showLegendKey val="0"/>
            <c:showVal val="1"/>
            <c:showCatName val="0"/>
            <c:showSerName val="0"/>
            <c:showPercent val="0"/>
            <c:showBubbleSize val="0"/>
            <c:showLeaderLines val="0"/>
          </c:dLbls>
          <c:cat>
            <c:strRef>
              <c:f>Sheet1!$A$2:$A$12</c:f>
              <c:strCache>
                <c:ptCount val="11"/>
                <c:pt idx="0">
                  <c:v>FY05</c:v>
                </c:pt>
                <c:pt idx="1">
                  <c:v>FY06</c:v>
                </c:pt>
                <c:pt idx="2">
                  <c:v>FY07</c:v>
                </c:pt>
                <c:pt idx="3">
                  <c:v>FY08</c:v>
                </c:pt>
                <c:pt idx="4">
                  <c:v>FY09</c:v>
                </c:pt>
                <c:pt idx="5">
                  <c:v>FY10</c:v>
                </c:pt>
                <c:pt idx="6">
                  <c:v>FY11</c:v>
                </c:pt>
                <c:pt idx="7">
                  <c:v>FY12</c:v>
                </c:pt>
                <c:pt idx="8">
                  <c:v>FY13</c:v>
                </c:pt>
                <c:pt idx="9">
                  <c:v>FY14</c:v>
                </c:pt>
                <c:pt idx="10">
                  <c:v>FY15</c:v>
                </c:pt>
              </c:strCache>
            </c:strRef>
          </c:cat>
          <c:val>
            <c:numRef>
              <c:f>Sheet1!$C$2:$C$12</c:f>
              <c:numCache>
                <c:formatCode>"$"#,##0.0</c:formatCode>
                <c:ptCount val="11"/>
                <c:pt idx="0">
                  <c:v>823.1</c:v>
                </c:pt>
                <c:pt idx="1">
                  <c:v>803.8</c:v>
                </c:pt>
                <c:pt idx="2">
                  <c:v>788.7</c:v>
                </c:pt>
                <c:pt idx="3">
                  <c:v>829.1</c:v>
                </c:pt>
                <c:pt idx="4">
                  <c:v>879.4</c:v>
                </c:pt>
                <c:pt idx="5">
                  <c:v>1008.2</c:v>
                </c:pt>
                <c:pt idx="6">
                  <c:v>967.5</c:v>
                </c:pt>
                <c:pt idx="7">
                  <c:v>895</c:v>
                </c:pt>
                <c:pt idx="8">
                  <c:v>882.5</c:v>
                </c:pt>
                <c:pt idx="9">
                  <c:v>1002.8</c:v>
                </c:pt>
              </c:numCache>
            </c:numRef>
          </c:val>
        </c:ser>
        <c:ser>
          <c:idx val="3"/>
          <c:order val="2"/>
          <c:tx>
            <c:strRef>
              <c:f>Sheet1!$D$1</c:f>
              <c:strCache>
                <c:ptCount val="1"/>
                <c:pt idx="0">
                  <c:v>House </c:v>
                </c:pt>
              </c:strCache>
            </c:strRef>
          </c:tx>
          <c:invertIfNegative val="0"/>
          <c:dLbls>
            <c:dLbl>
              <c:idx val="10"/>
              <c:layout>
                <c:manualLayout>
                  <c:x val="0"/>
                  <c:y val="0"/>
                </c:manualLayout>
              </c:layout>
              <c:showLegendKey val="0"/>
              <c:showVal val="1"/>
              <c:showCatName val="0"/>
              <c:showSerName val="0"/>
              <c:showPercent val="0"/>
              <c:showBubbleSize val="0"/>
            </c:dLbl>
            <c:txPr>
              <a:bodyPr/>
              <a:lstStyle/>
              <a:p>
                <a:pPr>
                  <a:defRPr sz="900"/>
                </a:pPr>
                <a:endParaRPr lang="en-US"/>
              </a:p>
            </c:txPr>
            <c:showLegendKey val="0"/>
            <c:showVal val="1"/>
            <c:showCatName val="0"/>
            <c:showSerName val="0"/>
            <c:showPercent val="0"/>
            <c:showBubbleSize val="0"/>
            <c:showLeaderLines val="0"/>
          </c:dLbls>
          <c:cat>
            <c:strRef>
              <c:f>Sheet1!$A$2:$A$12</c:f>
              <c:strCache>
                <c:ptCount val="11"/>
                <c:pt idx="0">
                  <c:v>FY05</c:v>
                </c:pt>
                <c:pt idx="1">
                  <c:v>FY06</c:v>
                </c:pt>
                <c:pt idx="2">
                  <c:v>FY07</c:v>
                </c:pt>
                <c:pt idx="3">
                  <c:v>FY08</c:v>
                </c:pt>
                <c:pt idx="4">
                  <c:v>FY09</c:v>
                </c:pt>
                <c:pt idx="5">
                  <c:v>FY10</c:v>
                </c:pt>
                <c:pt idx="6">
                  <c:v>FY11</c:v>
                </c:pt>
                <c:pt idx="7">
                  <c:v>FY12</c:v>
                </c:pt>
                <c:pt idx="8">
                  <c:v>FY13</c:v>
                </c:pt>
                <c:pt idx="9">
                  <c:v>FY14</c:v>
                </c:pt>
                <c:pt idx="10">
                  <c:v>FY15</c:v>
                </c:pt>
              </c:strCache>
            </c:strRef>
          </c:cat>
          <c:val>
            <c:numRef>
              <c:f>Sheet1!$D$2:$D$12</c:f>
              <c:numCache>
                <c:formatCode>General</c:formatCode>
                <c:ptCount val="11"/>
                <c:pt idx="10" formatCode="&quot;$&quot;#,##0.0">
                  <c:v>892.3</c:v>
                </c:pt>
              </c:numCache>
            </c:numRef>
          </c:val>
        </c:ser>
        <c:ser>
          <c:idx val="4"/>
          <c:order val="3"/>
          <c:tx>
            <c:strRef>
              <c:f>Sheet1!$E$1</c:f>
              <c:strCache>
                <c:ptCount val="1"/>
                <c:pt idx="0">
                  <c:v>Senate</c:v>
                </c:pt>
              </c:strCache>
            </c:strRef>
          </c:tx>
          <c:invertIfNegative val="0"/>
          <c:dLbls>
            <c:dLbl>
              <c:idx val="10"/>
              <c:layout>
                <c:manualLayout>
                  <c:x val="2.9297955244950002E-3"/>
                  <c:y val="9.6539165920610202E-3"/>
                </c:manualLayout>
              </c:layout>
              <c:showLegendKey val="0"/>
              <c:showVal val="1"/>
              <c:showCatName val="0"/>
              <c:showSerName val="0"/>
              <c:showPercent val="0"/>
              <c:showBubbleSize val="0"/>
            </c:dLbl>
            <c:txPr>
              <a:bodyPr/>
              <a:lstStyle/>
              <a:p>
                <a:pPr>
                  <a:defRPr sz="900"/>
                </a:pPr>
                <a:endParaRPr lang="en-US"/>
              </a:p>
            </c:txPr>
            <c:showLegendKey val="0"/>
            <c:showVal val="1"/>
            <c:showCatName val="0"/>
            <c:showSerName val="0"/>
            <c:showPercent val="0"/>
            <c:showBubbleSize val="0"/>
            <c:showLeaderLines val="0"/>
          </c:dLbls>
          <c:cat>
            <c:strRef>
              <c:f>Sheet1!$A$2:$A$12</c:f>
              <c:strCache>
                <c:ptCount val="11"/>
                <c:pt idx="0">
                  <c:v>FY05</c:v>
                </c:pt>
                <c:pt idx="1">
                  <c:v>FY06</c:v>
                </c:pt>
                <c:pt idx="2">
                  <c:v>FY07</c:v>
                </c:pt>
                <c:pt idx="3">
                  <c:v>FY08</c:v>
                </c:pt>
                <c:pt idx="4">
                  <c:v>FY09</c:v>
                </c:pt>
                <c:pt idx="5">
                  <c:v>FY10</c:v>
                </c:pt>
                <c:pt idx="6">
                  <c:v>FY11</c:v>
                </c:pt>
                <c:pt idx="7">
                  <c:v>FY12</c:v>
                </c:pt>
                <c:pt idx="8">
                  <c:v>FY13</c:v>
                </c:pt>
                <c:pt idx="9">
                  <c:v>FY14</c:v>
                </c:pt>
                <c:pt idx="10">
                  <c:v>FY15</c:v>
                </c:pt>
              </c:strCache>
            </c:strRef>
          </c:cat>
          <c:val>
            <c:numRef>
              <c:f>Sheet1!$E$2:$E$12</c:f>
              <c:numCache>
                <c:formatCode>General</c:formatCode>
                <c:ptCount val="11"/>
                <c:pt idx="10" formatCode="&quot;$&quot;#,##0.0">
                  <c:v>938.3</c:v>
                </c:pt>
              </c:numCache>
            </c:numRef>
          </c:val>
        </c:ser>
        <c:dLbls>
          <c:showLegendKey val="0"/>
          <c:showVal val="0"/>
          <c:showCatName val="0"/>
          <c:showSerName val="0"/>
          <c:showPercent val="0"/>
          <c:showBubbleSize val="0"/>
        </c:dLbls>
        <c:gapWidth val="0"/>
        <c:axId val="99136256"/>
        <c:axId val="99138176"/>
      </c:barChart>
      <c:lineChart>
        <c:grouping val="standard"/>
        <c:varyColors val="0"/>
        <c:ser>
          <c:idx val="5"/>
          <c:order val="4"/>
          <c:tx>
            <c:strRef>
              <c:f>Sheet1!$F$1</c:f>
              <c:strCache>
                <c:ptCount val="1"/>
                <c:pt idx="0">
                  <c:v>Column4</c:v>
                </c:pt>
              </c:strCache>
            </c:strRef>
          </c:tx>
          <c:cat>
            <c:strRef>
              <c:f>Sheet1!$A$2:$A$12</c:f>
              <c:strCache>
                <c:ptCount val="11"/>
                <c:pt idx="0">
                  <c:v>FY05</c:v>
                </c:pt>
                <c:pt idx="1">
                  <c:v>FY06</c:v>
                </c:pt>
                <c:pt idx="2">
                  <c:v>FY07</c:v>
                </c:pt>
                <c:pt idx="3">
                  <c:v>FY08</c:v>
                </c:pt>
                <c:pt idx="4">
                  <c:v>FY09</c:v>
                </c:pt>
                <c:pt idx="5">
                  <c:v>FY10</c:v>
                </c:pt>
                <c:pt idx="6">
                  <c:v>FY11</c:v>
                </c:pt>
                <c:pt idx="7">
                  <c:v>FY12</c:v>
                </c:pt>
                <c:pt idx="8">
                  <c:v>FY13</c:v>
                </c:pt>
                <c:pt idx="9">
                  <c:v>FY14</c:v>
                </c:pt>
                <c:pt idx="10">
                  <c:v>FY15</c:v>
                </c:pt>
              </c:strCache>
            </c:strRef>
          </c:cat>
          <c:val>
            <c:numRef>
              <c:f>Sheet1!$F$2:$F$12</c:f>
              <c:numCache>
                <c:formatCode>General</c:formatCode>
                <c:ptCount val="11"/>
              </c:numCache>
            </c:numRef>
          </c:val>
          <c:smooth val="0"/>
        </c:ser>
        <c:ser>
          <c:idx val="6"/>
          <c:order val="5"/>
          <c:tx>
            <c:strRef>
              <c:f>Sheet1!$G$1</c:f>
              <c:strCache>
                <c:ptCount val="1"/>
                <c:pt idx="0">
                  <c:v>Enacted (in Deflated 2005 $)</c:v>
                </c:pt>
              </c:strCache>
            </c:strRef>
          </c:tx>
          <c:spPr>
            <a:ln w="57150">
              <a:solidFill>
                <a:srgbClr val="FF0000"/>
              </a:solidFill>
              <a:prstDash val="sysDash"/>
            </a:ln>
          </c:spPr>
          <c:marker>
            <c:symbol val="diamond"/>
            <c:size val="9"/>
            <c:spPr>
              <a:solidFill>
                <a:srgbClr val="00FF00"/>
              </a:solidFill>
              <a:ln>
                <a:solidFill>
                  <a:srgbClr val="FF0000"/>
                </a:solidFill>
              </a:ln>
            </c:spPr>
          </c:marker>
          <c:cat>
            <c:strRef>
              <c:f>Sheet1!$A$2:$A$12</c:f>
              <c:strCache>
                <c:ptCount val="11"/>
                <c:pt idx="0">
                  <c:v>FY05</c:v>
                </c:pt>
                <c:pt idx="1">
                  <c:v>FY06</c:v>
                </c:pt>
                <c:pt idx="2">
                  <c:v>FY07</c:v>
                </c:pt>
                <c:pt idx="3">
                  <c:v>FY08</c:v>
                </c:pt>
                <c:pt idx="4">
                  <c:v>FY09</c:v>
                </c:pt>
                <c:pt idx="5">
                  <c:v>FY10</c:v>
                </c:pt>
                <c:pt idx="6">
                  <c:v>FY11</c:v>
                </c:pt>
                <c:pt idx="7">
                  <c:v>FY12</c:v>
                </c:pt>
                <c:pt idx="8">
                  <c:v>FY13</c:v>
                </c:pt>
                <c:pt idx="9">
                  <c:v>FY14</c:v>
                </c:pt>
                <c:pt idx="10">
                  <c:v>FY15</c:v>
                </c:pt>
              </c:strCache>
            </c:strRef>
          </c:cat>
          <c:val>
            <c:numRef>
              <c:f>Sheet1!$G$2:$G$12</c:f>
              <c:numCache>
                <c:formatCode>"$"#,##0.0</c:formatCode>
                <c:ptCount val="11"/>
                <c:pt idx="0">
                  <c:v>823.1</c:v>
                </c:pt>
                <c:pt idx="1">
                  <c:v>778</c:v>
                </c:pt>
                <c:pt idx="2">
                  <c:v>744.3</c:v>
                </c:pt>
                <c:pt idx="3">
                  <c:v>755.4</c:v>
                </c:pt>
                <c:pt idx="4">
                  <c:v>796.8</c:v>
                </c:pt>
                <c:pt idx="5">
                  <c:v>900.9</c:v>
                </c:pt>
                <c:pt idx="6">
                  <c:v>846.3</c:v>
                </c:pt>
                <c:pt idx="7">
                  <c:v>764.2</c:v>
                </c:pt>
                <c:pt idx="8">
                  <c:v>738.9</c:v>
                </c:pt>
                <c:pt idx="9">
                  <c:v>754.5</c:v>
                </c:pt>
                <c:pt idx="10">
                  <c:v>#N/A</c:v>
                </c:pt>
              </c:numCache>
            </c:numRef>
          </c:val>
          <c:smooth val="0"/>
        </c:ser>
        <c:dLbls>
          <c:showLegendKey val="0"/>
          <c:showVal val="0"/>
          <c:showCatName val="0"/>
          <c:showSerName val="0"/>
          <c:showPercent val="0"/>
          <c:showBubbleSize val="0"/>
        </c:dLbls>
        <c:marker val="1"/>
        <c:smooth val="0"/>
        <c:axId val="99136256"/>
        <c:axId val="99138176"/>
      </c:lineChart>
      <c:catAx>
        <c:axId val="99136256"/>
        <c:scaling>
          <c:orientation val="minMax"/>
        </c:scaling>
        <c:delete val="0"/>
        <c:axPos val="b"/>
        <c:majorTickMark val="cross"/>
        <c:minorTickMark val="none"/>
        <c:tickLblPos val="nextTo"/>
        <c:spPr>
          <a:ln w="25400">
            <a:solidFill>
              <a:sysClr val="windowText" lastClr="000000"/>
            </a:solidFill>
          </a:ln>
        </c:spPr>
        <c:txPr>
          <a:bodyPr rot="0" vert="horz"/>
          <a:lstStyle/>
          <a:p>
            <a:pPr>
              <a:defRPr sz="1200"/>
            </a:pPr>
            <a:endParaRPr lang="en-US"/>
          </a:p>
        </c:txPr>
        <c:crossAx val="99138176"/>
        <c:crosses val="autoZero"/>
        <c:auto val="1"/>
        <c:lblAlgn val="ctr"/>
        <c:lblOffset val="10"/>
        <c:noMultiLvlLbl val="0"/>
      </c:catAx>
      <c:valAx>
        <c:axId val="99138176"/>
        <c:scaling>
          <c:orientation val="minMax"/>
          <c:max val="1100"/>
          <c:min val="600"/>
        </c:scaling>
        <c:delete val="0"/>
        <c:axPos val="l"/>
        <c:majorGridlines/>
        <c:numFmt formatCode="&quot;$&quot;#,##0" sourceLinked="0"/>
        <c:majorTickMark val="out"/>
        <c:minorTickMark val="none"/>
        <c:tickLblPos val="nextTo"/>
        <c:txPr>
          <a:bodyPr/>
          <a:lstStyle/>
          <a:p>
            <a:pPr>
              <a:defRPr sz="1200"/>
            </a:pPr>
            <a:endParaRPr lang="en-US"/>
          </a:p>
        </c:txPr>
        <c:crossAx val="99136256"/>
        <c:crosses val="autoZero"/>
        <c:crossBetween val="between"/>
      </c:valAx>
    </c:plotArea>
    <c:legend>
      <c:legendPos val="r"/>
      <c:legendEntry>
        <c:idx val="4"/>
        <c:delete val="1"/>
      </c:legendEntry>
      <c:layout>
        <c:manualLayout>
          <c:xMode val="edge"/>
          <c:yMode val="edge"/>
          <c:x val="8.5612200960442406E-2"/>
          <c:y val="3.6922620247797799E-2"/>
          <c:w val="0.33862675784235602"/>
          <c:h val="0.258842496320008"/>
        </c:manualLayout>
      </c:layout>
      <c:overlay val="0"/>
      <c:spPr>
        <a:solidFill>
          <a:srgbClr val="FFFFFF"/>
        </a:solidFill>
        <a:ln>
          <a:solidFill>
            <a:srgbClr val="002950"/>
          </a:solidFill>
        </a:ln>
      </c:spPr>
      <c:txPr>
        <a:bodyPr/>
        <a:lstStyle/>
        <a:p>
          <a:pPr>
            <a:defRPr sz="1000" baseline="0"/>
          </a:pPr>
          <a:endParaRPr lang="en-US"/>
        </a:p>
      </c:txPr>
    </c:legend>
    <c:plotVisOnly val="1"/>
    <c:dispBlanksAs val="gap"/>
    <c:showDLblsOverMax val="0"/>
  </c:chart>
  <c:txPr>
    <a:bodyPr/>
    <a:lstStyle/>
    <a:p>
      <a:pPr>
        <a:defRPr sz="1800"/>
      </a:pPr>
      <a:endParaRPr lang="en-US"/>
    </a:p>
  </c:txPr>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0.88622</cdr:x>
      <cdr:y>0.11751</cdr:y>
    </cdr:from>
    <cdr:to>
      <cdr:x>0.91987</cdr:x>
      <cdr:y>0.16307</cdr:y>
    </cdr:to>
    <cdr:sp macro="" textlink="">
      <cdr:nvSpPr>
        <cdr:cNvPr id="3" name="Text Box 2"/>
        <cdr:cNvSpPr txBox="1"/>
      </cdr:nvSpPr>
      <cdr:spPr>
        <a:xfrm xmlns:a="http://schemas.openxmlformats.org/drawingml/2006/main">
          <a:off x="5267325" y="466725"/>
          <a:ext cx="200025" cy="18097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a:t>
          </a:r>
        </a:p>
      </cdr:txBody>
    </cdr:sp>
  </cdr:relSizeAnchor>
  <cdr:relSizeAnchor xmlns:cdr="http://schemas.openxmlformats.org/drawingml/2006/chartDrawing">
    <cdr:from>
      <cdr:x>0.09936</cdr:x>
      <cdr:y>0.95683</cdr:y>
    </cdr:from>
    <cdr:to>
      <cdr:x>0.9375</cdr:x>
      <cdr:y>0.9976</cdr:y>
    </cdr:to>
    <cdr:sp macro="" textlink="">
      <cdr:nvSpPr>
        <cdr:cNvPr id="4" name="Text Box 3"/>
        <cdr:cNvSpPr txBox="1"/>
      </cdr:nvSpPr>
      <cdr:spPr>
        <a:xfrm xmlns:a="http://schemas.openxmlformats.org/drawingml/2006/main">
          <a:off x="590549" y="3800475"/>
          <a:ext cx="4981575" cy="1619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900" b="1"/>
            <a:t>* FY 2014 Spend Plan includes</a:t>
          </a:r>
          <a:r>
            <a:rPr lang="en-US" sz="900" b="1" baseline="0"/>
            <a:t> $75M for the FIsheries Disaster Mitigation Fund</a:t>
          </a:r>
          <a:endParaRPr lang="en-US" sz="900" b="1"/>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33EA60-5860-42A9-920B-9350F5E5C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8608</Words>
  <Characters>49066</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NMFS NOAA</Company>
  <LinksUpToDate>false</LinksUpToDate>
  <CharactersWithSpaces>57559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Ferro</dc:creator>
  <cp:lastModifiedBy>Matthew Vandersande</cp:lastModifiedBy>
  <cp:revision>2</cp:revision>
  <cp:lastPrinted>2014-09-03T15:46:00Z</cp:lastPrinted>
  <dcterms:created xsi:type="dcterms:W3CDTF">2015-06-15T20:26:00Z</dcterms:created>
  <dcterms:modified xsi:type="dcterms:W3CDTF">2015-06-15T20:26:00Z</dcterms:modified>
</cp:coreProperties>
</file>