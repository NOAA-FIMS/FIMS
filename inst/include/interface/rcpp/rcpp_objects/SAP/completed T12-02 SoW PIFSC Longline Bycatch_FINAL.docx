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E8A335" w14:textId="77777777" w:rsidR="009725A3" w:rsidRDefault="009725A3">
      <w:bookmarkStart w:id="0" w:name="_GoBack"/>
      <w:bookmarkEnd w:id="0"/>
    </w:p>
    <w:p w14:paraId="17C9F6B5" w14:textId="77777777" w:rsidR="00D85D9A" w:rsidRDefault="00D85D9A" w:rsidP="00D85D9A">
      <w:pPr>
        <w:jc w:val="center"/>
        <w:rPr>
          <w:b/>
          <w:sz w:val="28"/>
          <w:szCs w:val="28"/>
        </w:rPr>
      </w:pPr>
      <w:r w:rsidRPr="003A52D5">
        <w:rPr>
          <w:b/>
          <w:sz w:val="28"/>
          <w:szCs w:val="28"/>
        </w:rPr>
        <w:t>Statement of Work</w:t>
      </w:r>
    </w:p>
    <w:p w14:paraId="3A0A380C" w14:textId="77777777" w:rsidR="00035F43" w:rsidRPr="00035F43" w:rsidRDefault="00035F43" w:rsidP="00D85D9A">
      <w:pPr>
        <w:jc w:val="center"/>
        <w:rPr>
          <w:i/>
        </w:rPr>
      </w:pPr>
    </w:p>
    <w:p w14:paraId="35150A56" w14:textId="77777777" w:rsidR="00D11DAC" w:rsidRDefault="00D11DAC" w:rsidP="00D11DAC">
      <w:pPr>
        <w:jc w:val="center"/>
      </w:pPr>
    </w:p>
    <w:p w14:paraId="033A6741" w14:textId="77777777" w:rsidR="00D11DAC" w:rsidRDefault="00D11DAC" w:rsidP="00D11DAC">
      <w:pPr>
        <w:jc w:val="center"/>
        <w:rPr>
          <w:b/>
        </w:rPr>
      </w:pPr>
      <w:r w:rsidRPr="00D11DAC">
        <w:rPr>
          <w:b/>
        </w:rPr>
        <w:t xml:space="preserve">External Independent Peer Review </w:t>
      </w:r>
      <w:r>
        <w:rPr>
          <w:b/>
        </w:rPr>
        <w:t>by</w:t>
      </w:r>
      <w:r w:rsidRPr="00D11DAC">
        <w:rPr>
          <w:b/>
        </w:rPr>
        <w:t xml:space="preserve"> the Center for Independent Experts</w:t>
      </w:r>
    </w:p>
    <w:p w14:paraId="7297CC34" w14:textId="77777777" w:rsidR="00D11DAC" w:rsidRPr="0063303D" w:rsidRDefault="00D11DAC" w:rsidP="00D11DAC">
      <w:pPr>
        <w:jc w:val="center"/>
        <w:rPr>
          <w:b/>
          <w:color w:val="0000FF"/>
        </w:rPr>
      </w:pPr>
    </w:p>
    <w:p w14:paraId="4481CB72" w14:textId="2EA80E10" w:rsidR="00A21066" w:rsidRPr="00901DE5" w:rsidRDefault="00A21066" w:rsidP="00D11DAC">
      <w:pPr>
        <w:jc w:val="center"/>
        <w:rPr>
          <w:b/>
        </w:rPr>
      </w:pPr>
      <w:r w:rsidRPr="00901DE5">
        <w:rPr>
          <w:b/>
        </w:rPr>
        <w:t xml:space="preserve">Methodology for Sampling and Estimating Bycatch </w:t>
      </w:r>
    </w:p>
    <w:p w14:paraId="4266BC31" w14:textId="77777777" w:rsidR="00A21066" w:rsidRPr="00901DE5" w:rsidRDefault="00A21066" w:rsidP="00D11DAC">
      <w:pPr>
        <w:jc w:val="center"/>
        <w:rPr>
          <w:b/>
        </w:rPr>
      </w:pPr>
      <w:r w:rsidRPr="00901DE5">
        <w:rPr>
          <w:b/>
        </w:rPr>
        <w:t>of the Hawaii Deep-Set Longline Fishery</w:t>
      </w:r>
    </w:p>
    <w:p w14:paraId="7A4E6D3A" w14:textId="77777777" w:rsidR="00152077" w:rsidRPr="003A52D5" w:rsidRDefault="00152077" w:rsidP="00A21066">
      <w:pPr>
        <w:rPr>
          <w:i/>
          <w:color w:val="0000FF"/>
        </w:rPr>
      </w:pPr>
    </w:p>
    <w:p w14:paraId="2DC14A93" w14:textId="77777777" w:rsidR="008126DA" w:rsidRDefault="008126DA"/>
    <w:p w14:paraId="6B56B0A8" w14:textId="77777777" w:rsidR="00E46BF3" w:rsidRDefault="00E46BF3">
      <w:r w:rsidRPr="00153263">
        <w:rPr>
          <w:b/>
        </w:rPr>
        <w:t>Scope</w:t>
      </w:r>
      <w:r w:rsidR="004876CF">
        <w:rPr>
          <w:b/>
        </w:rPr>
        <w:t xml:space="preserve"> of Work</w:t>
      </w:r>
      <w:r w:rsidR="00554099">
        <w:rPr>
          <w:b/>
        </w:rPr>
        <w:t xml:space="preserve"> and CIE Process</w:t>
      </w:r>
      <w:r w:rsidRPr="00153263">
        <w:rPr>
          <w:b/>
        </w:rPr>
        <w:t>:</w:t>
      </w:r>
      <w:r>
        <w:t xml:space="preserve">  </w:t>
      </w:r>
      <w:r w:rsidR="00995FC3">
        <w:t xml:space="preserve">The </w:t>
      </w:r>
      <w:r w:rsidR="007D403E">
        <w:t>National Marine Fisheries Service’s (NMFS)</w:t>
      </w:r>
      <w:r w:rsidR="007D403E" w:rsidRPr="007D403E">
        <w:t xml:space="preserve"> </w:t>
      </w:r>
      <w:r w:rsidR="007D403E">
        <w:t>Office of Science and Technology coo</w:t>
      </w:r>
      <w:r w:rsidR="00B12C6F">
        <w:t>rdinates and manages a contract providing</w:t>
      </w:r>
      <w:r w:rsidR="00D34B28">
        <w:t xml:space="preserve"> external expertise </w:t>
      </w:r>
      <w:r w:rsidR="007D403E">
        <w:t>through the Center for Independent Experts (CIE) to conduct independent peer reviews of NMFS scientific projects</w:t>
      </w:r>
      <w:r w:rsidR="00D70F3E">
        <w:t xml:space="preserve">. </w:t>
      </w:r>
      <w:r w:rsidR="00E7230B">
        <w:t>Th</w:t>
      </w:r>
      <w:r w:rsidR="00813594">
        <w:t>e</w:t>
      </w:r>
      <w:r w:rsidR="00E7230B">
        <w:t xml:space="preserve"> </w:t>
      </w:r>
      <w:r w:rsidR="00995FC3">
        <w:t>Statement of Work (SoW)</w:t>
      </w:r>
      <w:r w:rsidR="00862F2F">
        <w:t xml:space="preserve"> described </w:t>
      </w:r>
      <w:r w:rsidR="00995FC3">
        <w:t>herein</w:t>
      </w:r>
      <w:r w:rsidR="00E7230B">
        <w:t xml:space="preserve"> wa</w:t>
      </w:r>
      <w:r w:rsidR="004876CF">
        <w:t xml:space="preserve">s established by the </w:t>
      </w:r>
      <w:r w:rsidR="00554099">
        <w:t>NMFS</w:t>
      </w:r>
      <w:r w:rsidR="00813594">
        <w:t xml:space="preserve"> Project Contact and</w:t>
      </w:r>
      <w:r w:rsidR="00554099">
        <w:t xml:space="preserve"> </w:t>
      </w:r>
      <w:r w:rsidR="004876CF">
        <w:t>Contracting Officer’s Technical Representative (COTR)</w:t>
      </w:r>
      <w:r w:rsidR="00813594">
        <w:t>,</w:t>
      </w:r>
      <w:r w:rsidR="004876CF">
        <w:t xml:space="preserve"> </w:t>
      </w:r>
      <w:r w:rsidR="00AA0DDA">
        <w:t xml:space="preserve">and </w:t>
      </w:r>
      <w:r w:rsidR="00813594">
        <w:t xml:space="preserve">reviewed by </w:t>
      </w:r>
      <w:r w:rsidR="00AA0DDA">
        <w:t xml:space="preserve">CIE </w:t>
      </w:r>
      <w:r w:rsidR="00813594">
        <w:t>for compliance with their policy for providing independent expertise that can provide impartial and independent peer review without conflic</w:t>
      </w:r>
      <w:r w:rsidR="004876CF">
        <w:t>t</w:t>
      </w:r>
      <w:r w:rsidR="00813594">
        <w:t>s of interest</w:t>
      </w:r>
      <w:r w:rsidR="00554099">
        <w:t xml:space="preserve">.  </w:t>
      </w:r>
      <w:r w:rsidR="00D70F3E">
        <w:t>CIE reviewers are selected by t</w:t>
      </w:r>
      <w:r w:rsidR="00554099">
        <w:t>he CIE</w:t>
      </w:r>
      <w:r w:rsidR="00C943F8">
        <w:t xml:space="preserve"> </w:t>
      </w:r>
      <w:r w:rsidR="00D236E5">
        <w:t xml:space="preserve">Steering Committee and CIE </w:t>
      </w:r>
      <w:r w:rsidR="00554099">
        <w:t xml:space="preserve">Coordination Team </w:t>
      </w:r>
      <w:r w:rsidR="00241605">
        <w:t xml:space="preserve">to conduct the </w:t>
      </w:r>
      <w:r w:rsidR="00B12C6F">
        <w:t xml:space="preserve">independent </w:t>
      </w:r>
      <w:r w:rsidR="00241605">
        <w:t xml:space="preserve">peer review of NMFS science </w:t>
      </w:r>
      <w:r w:rsidR="00B12C6F">
        <w:t>in compliance</w:t>
      </w:r>
      <w:r w:rsidR="00241605">
        <w:t xml:space="preserve"> </w:t>
      </w:r>
      <w:r w:rsidR="00B12C6F">
        <w:t xml:space="preserve">the predetermined </w:t>
      </w:r>
      <w:r w:rsidR="00241605">
        <w:t>T</w:t>
      </w:r>
      <w:r w:rsidR="006F19F2">
        <w:t>erms of Reference (T</w:t>
      </w:r>
      <w:r w:rsidR="00554099">
        <w:t>oR</w:t>
      </w:r>
      <w:r w:rsidR="006607CF">
        <w:t>s</w:t>
      </w:r>
      <w:r w:rsidR="006F19F2">
        <w:t>)</w:t>
      </w:r>
      <w:r w:rsidR="00B12C6F">
        <w:t xml:space="preserve"> of the peer review</w:t>
      </w:r>
      <w:r w:rsidR="00354286">
        <w:t xml:space="preserve">.  Each CIE reviewer </w:t>
      </w:r>
      <w:r w:rsidR="00B12C6F">
        <w:t>is contracted to deliver</w:t>
      </w:r>
      <w:r w:rsidR="00554099">
        <w:t xml:space="preserve"> a</w:t>
      </w:r>
      <w:r w:rsidR="00B12C6F">
        <w:t>n</w:t>
      </w:r>
      <w:r w:rsidR="00554099">
        <w:t xml:space="preserve"> independent peer review report </w:t>
      </w:r>
      <w:r w:rsidR="00E4150F">
        <w:t xml:space="preserve">to be </w:t>
      </w:r>
      <w:r w:rsidR="00B12C6F">
        <w:t xml:space="preserve">approved by the CIE Steering </w:t>
      </w:r>
      <w:r w:rsidR="00813594">
        <w:t>Committee</w:t>
      </w:r>
      <w:r w:rsidR="00B12C6F">
        <w:t xml:space="preserve"> and the</w:t>
      </w:r>
      <w:r w:rsidR="00813594">
        <w:t xml:space="preserve"> </w:t>
      </w:r>
      <w:r w:rsidR="00B12C6F">
        <w:t xml:space="preserve">report </w:t>
      </w:r>
      <w:r w:rsidR="00E4150F">
        <w:t xml:space="preserve">is to </w:t>
      </w:r>
      <w:r w:rsidR="00B12C6F">
        <w:t xml:space="preserve">be </w:t>
      </w:r>
      <w:r w:rsidR="006F19F2">
        <w:t>format</w:t>
      </w:r>
      <w:r w:rsidR="00B12C6F">
        <w:t>ted</w:t>
      </w:r>
      <w:r w:rsidR="006F19F2">
        <w:t xml:space="preserve"> </w:t>
      </w:r>
      <w:r w:rsidR="00B12C6F">
        <w:t xml:space="preserve">with </w:t>
      </w:r>
      <w:r w:rsidR="008E1DB8">
        <w:t xml:space="preserve">content </w:t>
      </w:r>
      <w:r w:rsidR="006F19F2">
        <w:t>requirements</w:t>
      </w:r>
      <w:r w:rsidR="00B12C6F">
        <w:t xml:space="preserve"> as specified in </w:t>
      </w:r>
      <w:r w:rsidR="006F19F2" w:rsidRPr="006F19F2">
        <w:rPr>
          <w:b/>
        </w:rPr>
        <w:t>Annex 1</w:t>
      </w:r>
      <w:r w:rsidR="008E1DB8">
        <w:t>.</w:t>
      </w:r>
      <w:r w:rsidR="006F19F2">
        <w:t xml:space="preserve"> </w:t>
      </w:r>
      <w:r w:rsidR="008E1DB8">
        <w:t xml:space="preserve"> </w:t>
      </w:r>
      <w:r w:rsidR="006F19F2">
        <w:t xml:space="preserve">This SoW describes the work tasks </w:t>
      </w:r>
      <w:r w:rsidR="008E1DB8">
        <w:t xml:space="preserve">and deliverables </w:t>
      </w:r>
      <w:r w:rsidR="00D236E5">
        <w:t>of the CIE reviewer</w:t>
      </w:r>
      <w:r w:rsidR="006F19F2">
        <w:t xml:space="preserve"> for conducting an independent </w:t>
      </w:r>
      <w:r w:rsidR="007418A6">
        <w:t xml:space="preserve">peer </w:t>
      </w:r>
      <w:r w:rsidR="006F19F2">
        <w:t>review of the following NMFS project.</w:t>
      </w:r>
      <w:r w:rsidR="00813594">
        <w:t xml:space="preserve">  Further information on the CIE process can be obtained from </w:t>
      </w:r>
      <w:hyperlink r:id="rId7" w:history="1">
        <w:r w:rsidR="00813594" w:rsidRPr="002341EA">
          <w:rPr>
            <w:rStyle w:val="Hyperlink"/>
          </w:rPr>
          <w:t>www.ciereviews.</w:t>
        </w:r>
        <w:r w:rsidR="001715E6">
          <w:rPr>
            <w:rStyle w:val="Hyperlink"/>
          </w:rPr>
          <w:t>org</w:t>
        </w:r>
      </w:hyperlink>
      <w:r w:rsidR="00813594">
        <w:t>.</w:t>
      </w:r>
    </w:p>
    <w:p w14:paraId="77C41344" w14:textId="77777777" w:rsidR="00813594" w:rsidRDefault="00813594"/>
    <w:p w14:paraId="382409D2" w14:textId="77777777" w:rsidR="00FC69F6" w:rsidRDefault="00FC69F6">
      <w:pPr>
        <w:numPr>
          <w:ins w:id="1" w:author=" " w:date="2009-07-15T15:05:00Z"/>
        </w:numPr>
      </w:pPr>
    </w:p>
    <w:p w14:paraId="3A2D4E88" w14:textId="27921516" w:rsidR="00FD7B32" w:rsidRPr="00901DE5" w:rsidRDefault="00640A7E">
      <w:r w:rsidRPr="00700C43">
        <w:rPr>
          <w:b/>
        </w:rPr>
        <w:t>Project Description:</w:t>
      </w:r>
      <w:r>
        <w:t xml:space="preserve">  </w:t>
      </w:r>
      <w:r w:rsidR="00FD7B32" w:rsidRPr="00901DE5">
        <w:t>Quantifying bycatch in the Hawaii deep-set longline fishery is required by the Magnuson-Stevens Fishery Conservation and Management Act (MSA), Endangered Species Act (ESA), Marine Mammal Protection Act (MMPA), and Migratory Bird Treaty Act (MBTA) and their implementing regulations.  As over a hundred species, some of them listed as endangered or threaten</w:t>
      </w:r>
      <w:r w:rsidR="00A77F5E" w:rsidRPr="00901DE5">
        <w:t>ed</w:t>
      </w:r>
      <w:r w:rsidR="00FD7B32" w:rsidRPr="00901DE5">
        <w:t xml:space="preserve">, have been recorded as being caught in the Hawaii deep-set longline fishery, reliable </w:t>
      </w:r>
      <w:r w:rsidR="00F04443" w:rsidRPr="00901DE5">
        <w:t xml:space="preserve">bycatch </w:t>
      </w:r>
      <w:r w:rsidR="00FD7B32" w:rsidRPr="00901DE5">
        <w:t>estimates need to be computed in a relatively quick manner on a yearly basis.  Since mid-year 2002</w:t>
      </w:r>
      <w:r w:rsidR="00961BE9" w:rsidRPr="00901DE5">
        <w:t>,</w:t>
      </w:r>
      <w:r w:rsidR="00FD7B32" w:rsidRPr="00901DE5">
        <w:t xml:space="preserve"> a unique </w:t>
      </w:r>
      <w:r w:rsidR="00EA2410" w:rsidRPr="00901DE5">
        <w:t xml:space="preserve">complex </w:t>
      </w:r>
      <w:r w:rsidR="00FD7B32" w:rsidRPr="00901DE5">
        <w:t xml:space="preserve">sampling design has been used to select deep-set </w:t>
      </w:r>
      <w:r w:rsidR="005806C1" w:rsidRPr="00901DE5">
        <w:t xml:space="preserve">longline </w:t>
      </w:r>
      <w:r w:rsidR="00FD7B32" w:rsidRPr="00901DE5">
        <w:t>trips for observer placement.</w:t>
      </w:r>
      <w:r w:rsidR="00961BE9" w:rsidRPr="00901DE5">
        <w:t xml:space="preserve">  While aboard a selected longline trip, NMFS trained observers collect information on bycatch and ancillary variables for each longline fishing operation.   Based on the</w:t>
      </w:r>
      <w:r w:rsidR="00FD7B32" w:rsidRPr="00901DE5">
        <w:t xml:space="preserve"> sampling design, </w:t>
      </w:r>
      <w:r w:rsidR="00DA3DCF" w:rsidRPr="00901DE5">
        <w:t>b</w:t>
      </w:r>
      <w:r w:rsidR="00061D74" w:rsidRPr="00901DE5">
        <w:t>ycatch estimates are computed</w:t>
      </w:r>
      <w:r w:rsidR="00DA3DCF" w:rsidRPr="00901DE5">
        <w:t xml:space="preserve"> for all marine mammals, protected species, sharks, and fish that have been observed at least once in the fishery or are of special interest.  What estimators are used depends on the </w:t>
      </w:r>
      <w:r w:rsidR="009464AC" w:rsidRPr="00901DE5">
        <w:t xml:space="preserve">observed frequency </w:t>
      </w:r>
      <w:r w:rsidR="00DA3DCF" w:rsidRPr="00901DE5">
        <w:t>distribution of bycatch</w:t>
      </w:r>
      <w:r w:rsidR="009464AC" w:rsidRPr="00901DE5">
        <w:t xml:space="preserve"> events</w:t>
      </w:r>
      <w:r w:rsidR="00DA3DCF" w:rsidRPr="00901DE5">
        <w:t xml:space="preserve"> for the species of interest. </w:t>
      </w:r>
      <w:r w:rsidR="009464AC" w:rsidRPr="00901DE5">
        <w:t xml:space="preserve"> Interval estimators</w:t>
      </w:r>
      <w:r w:rsidR="00DA3DCF" w:rsidRPr="00901DE5">
        <w:t xml:space="preserve"> have been developed for commonly, seldom, and very rarely bycaught species.  </w:t>
      </w:r>
      <w:r w:rsidR="00156D1E" w:rsidRPr="00901DE5">
        <w:t>Methods for estimating bycatch within political geographical areas within the fishing grounds and the total number of marine mammal bycatch events resulting in a dea</w:t>
      </w:r>
      <w:r w:rsidR="00226CEF" w:rsidRPr="00901DE5">
        <w:t xml:space="preserve">th </w:t>
      </w:r>
      <w:r w:rsidR="00156D1E" w:rsidRPr="00901DE5">
        <w:t>or serious injury</w:t>
      </w:r>
      <w:r w:rsidR="00061D74" w:rsidRPr="00901DE5">
        <w:t xml:space="preserve"> (DSI)</w:t>
      </w:r>
      <w:r w:rsidR="00156D1E" w:rsidRPr="00901DE5">
        <w:t xml:space="preserve"> have also been developed as</w:t>
      </w:r>
      <w:r w:rsidR="00061D74" w:rsidRPr="00901DE5">
        <w:t xml:space="preserve"> </w:t>
      </w:r>
      <w:r w:rsidR="00156D1E" w:rsidRPr="00901DE5">
        <w:t>the MMPA</w:t>
      </w:r>
      <w:r w:rsidR="00061D74" w:rsidRPr="00901DE5">
        <w:t xml:space="preserve"> requires estimates of DSI within and outside the Economic Exclusive Zones (EEZ) of </w:t>
      </w:r>
      <w:r w:rsidR="00E778C9" w:rsidRPr="00901DE5">
        <w:t xml:space="preserve">the </w:t>
      </w:r>
      <w:r w:rsidR="00061D74" w:rsidRPr="00901DE5">
        <w:t>United States.</w:t>
      </w:r>
    </w:p>
    <w:p w14:paraId="3E739009" w14:textId="77777777" w:rsidR="008B08C2" w:rsidRDefault="008B08C2" w:rsidP="008B08C2"/>
    <w:p w14:paraId="598379D5" w14:textId="2A4EBE94" w:rsidR="008B08C2" w:rsidRDefault="000B7B21" w:rsidP="008B08C2">
      <w:pPr>
        <w:rPr>
          <w:color w:val="0000FF"/>
        </w:rPr>
      </w:pPr>
      <w:r w:rsidRPr="00901DE5">
        <w:lastRenderedPageBreak/>
        <w:t>These a</w:t>
      </w:r>
      <w:r w:rsidR="008B08C2" w:rsidRPr="00901DE5">
        <w:t xml:space="preserve">nnual bycatch estimates of sea turtles, seabirds, and marine mammals are used to monitor takes within the deep-set </w:t>
      </w:r>
      <w:r w:rsidR="000A0B15" w:rsidRPr="00901DE5">
        <w:t xml:space="preserve">longline </w:t>
      </w:r>
      <w:r w:rsidR="008B08C2" w:rsidRPr="00901DE5">
        <w:t>fishery.</w:t>
      </w:r>
      <w:r w:rsidR="00156D1E" w:rsidRPr="00901DE5">
        <w:t xml:space="preserve">  These estimates have a large potential impact on endangered species and </w:t>
      </w:r>
      <w:r w:rsidR="000A0B15" w:rsidRPr="00901DE5">
        <w:t xml:space="preserve">the </w:t>
      </w:r>
      <w:r w:rsidR="00156D1E" w:rsidRPr="00901DE5">
        <w:t>valuable</w:t>
      </w:r>
      <w:r w:rsidR="00D042FA" w:rsidRPr="00901DE5">
        <w:t xml:space="preserve"> longline</w:t>
      </w:r>
      <w:r w:rsidR="00156D1E" w:rsidRPr="00901DE5">
        <w:t xml:space="preserve"> commercial fishery in Hawaii.</w:t>
      </w:r>
      <w:r w:rsidR="008B08C2" w:rsidRPr="00901DE5">
        <w:t xml:space="preserve">   Additionally, bycatch estimates of all species are provided for inclusion in the National Bycatch Report, seabird and sea turtle estimates are </w:t>
      </w:r>
      <w:r w:rsidR="009464AC" w:rsidRPr="00901DE5">
        <w:t>submitted annually to the IATTC (Inter-American Tropical Tuna Commission)  per Resolution C-11-02 and C-04-</w:t>
      </w:r>
      <w:r w:rsidR="00D74D14" w:rsidRPr="00901DE5">
        <w:t>05</w:t>
      </w:r>
      <w:r w:rsidR="008B08C2" w:rsidRPr="00901DE5">
        <w:t>, and marine mammal, seabird, and sea turtle estimates are provided for inclusion in the annual WCPFC</w:t>
      </w:r>
      <w:r w:rsidR="00416225" w:rsidRPr="00901DE5">
        <w:t xml:space="preserve"> (Western and Central Pacific Fisheries Commission) </w:t>
      </w:r>
      <w:r w:rsidR="008B08C2" w:rsidRPr="00901DE5">
        <w:t>National</w:t>
      </w:r>
      <w:r w:rsidR="00156D1E" w:rsidRPr="00901DE5">
        <w:t xml:space="preserve"> report. </w:t>
      </w:r>
      <w:r w:rsidR="00156D1E" w:rsidRPr="00221B41">
        <w:t xml:space="preserve">The </w:t>
      </w:r>
      <w:r w:rsidR="00156D1E">
        <w:t xml:space="preserve">methods </w:t>
      </w:r>
      <w:r w:rsidR="00156D1E" w:rsidRPr="00221B41">
        <w:t>to be reviewed have not und</w:t>
      </w:r>
      <w:r w:rsidR="00156D1E">
        <w:t xml:space="preserve">ergone independent peer review </w:t>
      </w:r>
      <w:r w:rsidR="00156D1E" w:rsidRPr="00221B41">
        <w:t>and there is a need to evalu</w:t>
      </w:r>
      <w:r w:rsidR="00156D1E">
        <w:t xml:space="preserve">ate the </w:t>
      </w:r>
      <w:r w:rsidR="00156D1E" w:rsidRPr="00221B41">
        <w:t>methods to improve the scientific basis for management.</w:t>
      </w:r>
    </w:p>
    <w:p w14:paraId="0F798B70" w14:textId="77777777" w:rsidR="00FD7B32" w:rsidRDefault="00FD7B32">
      <w:pPr>
        <w:rPr>
          <w:color w:val="0000FF"/>
        </w:rPr>
      </w:pPr>
    </w:p>
    <w:p w14:paraId="59998957" w14:textId="589501E0" w:rsidR="00640A7E" w:rsidRDefault="007737AD">
      <w:pPr>
        <w:rPr>
          <w:i/>
          <w:color w:val="0000FF"/>
        </w:rPr>
      </w:pPr>
      <w:r w:rsidRPr="007737AD">
        <w:rPr>
          <w:color w:val="000000"/>
        </w:rPr>
        <w:t xml:space="preserve">The Terms of Reference (ToRs) </w:t>
      </w:r>
      <w:r w:rsidR="00AD29F2">
        <w:rPr>
          <w:color w:val="000000"/>
        </w:rPr>
        <w:t xml:space="preserve">of the peer review </w:t>
      </w:r>
      <w:r w:rsidR="00B65326">
        <w:rPr>
          <w:color w:val="000000"/>
        </w:rPr>
        <w:t xml:space="preserve">are </w:t>
      </w:r>
      <w:r w:rsidR="00AD29F2">
        <w:rPr>
          <w:color w:val="000000"/>
        </w:rPr>
        <w:t>attached in</w:t>
      </w:r>
      <w:r w:rsidRPr="007737AD">
        <w:rPr>
          <w:color w:val="000000"/>
        </w:rPr>
        <w:t xml:space="preserve"> </w:t>
      </w:r>
      <w:r w:rsidRPr="0028224F">
        <w:rPr>
          <w:b/>
          <w:color w:val="000000"/>
        </w:rPr>
        <w:t>Annex 2</w:t>
      </w:r>
      <w:r w:rsidR="00AD29F2">
        <w:rPr>
          <w:color w:val="000000"/>
        </w:rPr>
        <w:t xml:space="preserve">.  The tentative agenda of the panel review meeting is attached in </w:t>
      </w:r>
      <w:r w:rsidR="00AD29F2" w:rsidRPr="0028224F">
        <w:rPr>
          <w:b/>
          <w:color w:val="000000"/>
        </w:rPr>
        <w:t>Annex 3</w:t>
      </w:r>
      <w:r w:rsidR="00AD29F2">
        <w:rPr>
          <w:color w:val="000000"/>
        </w:rPr>
        <w:t>.</w:t>
      </w:r>
    </w:p>
    <w:p w14:paraId="7236B674" w14:textId="77777777" w:rsidR="008126DA" w:rsidRDefault="008126DA" w:rsidP="005645EB"/>
    <w:p w14:paraId="380276E7" w14:textId="77777777" w:rsidR="00FC69F6" w:rsidRDefault="00FC69F6" w:rsidP="005645EB"/>
    <w:p w14:paraId="1D0C7B2D" w14:textId="77777777" w:rsidR="008B08C2" w:rsidRDefault="005645EB" w:rsidP="005645EB">
      <w:pPr>
        <w:rPr>
          <w:i/>
          <w:color w:val="0000FF"/>
        </w:rPr>
      </w:pPr>
      <w:r>
        <w:rPr>
          <w:b/>
        </w:rPr>
        <w:t>R</w:t>
      </w:r>
      <w:r w:rsidRPr="00110F43">
        <w:rPr>
          <w:b/>
        </w:rPr>
        <w:t>equirements</w:t>
      </w:r>
      <w:r>
        <w:rPr>
          <w:b/>
        </w:rPr>
        <w:t xml:space="preserve"> for CIE Reviewers</w:t>
      </w:r>
      <w:r w:rsidRPr="00110F43">
        <w:rPr>
          <w:b/>
        </w:rPr>
        <w:t>:</w:t>
      </w:r>
      <w:r w:rsidRPr="005645EB">
        <w:t xml:space="preserve"> </w:t>
      </w:r>
    </w:p>
    <w:p w14:paraId="727B4789" w14:textId="123E8902" w:rsidR="00A607FF" w:rsidRPr="00901DE5" w:rsidRDefault="008B08C2" w:rsidP="00A607FF">
      <w:r w:rsidRPr="00901DE5">
        <w:t>T</w:t>
      </w:r>
      <w:r w:rsidR="009464AC" w:rsidRPr="00901DE5">
        <w:t>hree</w:t>
      </w:r>
      <w:r w:rsidRPr="00901DE5">
        <w:t xml:space="preserve"> </w:t>
      </w:r>
      <w:r w:rsidR="005645EB" w:rsidRPr="00901DE5">
        <w:t xml:space="preserve">CIE reviewers shall conduct an </w:t>
      </w:r>
      <w:r w:rsidR="00D92AED" w:rsidRPr="00901DE5">
        <w:t xml:space="preserve">impartial and </w:t>
      </w:r>
      <w:r w:rsidR="005645EB" w:rsidRPr="00901DE5">
        <w:t>independent peer review</w:t>
      </w:r>
      <w:r w:rsidR="00FC69F6" w:rsidRPr="00901DE5">
        <w:t xml:space="preserve"> in accordance with the SoW and ToRs herein.  </w:t>
      </w:r>
      <w:r w:rsidR="00D9532C" w:rsidRPr="00901DE5">
        <w:t>CIE reviewer</w:t>
      </w:r>
      <w:r w:rsidR="003342B7" w:rsidRPr="00901DE5">
        <w:t>s</w:t>
      </w:r>
      <w:r w:rsidR="00D9532C" w:rsidRPr="00901DE5">
        <w:t xml:space="preserve"> </w:t>
      </w:r>
      <w:r w:rsidR="00D92AED" w:rsidRPr="00901DE5">
        <w:t>shall have working knowledge and recent experience in the application of</w:t>
      </w:r>
      <w:r w:rsidR="00416225" w:rsidRPr="00901DE5">
        <w:t xml:space="preserve"> statistical inference for finite populations</w:t>
      </w:r>
      <w:r w:rsidR="00D7615F" w:rsidRPr="00901DE5">
        <w:t>.</w:t>
      </w:r>
      <w:r w:rsidR="00FC69F6" w:rsidRPr="00901DE5">
        <w:t xml:space="preserve"> </w:t>
      </w:r>
      <w:r w:rsidR="00D7615F" w:rsidRPr="00901DE5">
        <w:t xml:space="preserve"> </w:t>
      </w:r>
      <w:r w:rsidR="00A607FF" w:rsidRPr="00901DE5">
        <w:t>Reviewers should be Statisticians with comprehensive knowledge of both theoretical and applied sampling design</w:t>
      </w:r>
      <w:r w:rsidR="00F1792E" w:rsidRPr="00901DE5">
        <w:t xml:space="preserve"> and analysis</w:t>
      </w:r>
      <w:r w:rsidR="00A607FF" w:rsidRPr="00901DE5">
        <w:t>.   Furthermore, reviewers should have some knowledge of anal</w:t>
      </w:r>
      <w:r w:rsidR="00DA3DCF" w:rsidRPr="00901DE5">
        <w:t xml:space="preserve">yzing rare events, bootstrap techniques for </w:t>
      </w:r>
      <w:r w:rsidR="00961BE9" w:rsidRPr="00901DE5">
        <w:t>finite population</w:t>
      </w:r>
      <w:r w:rsidR="00DA3DCF" w:rsidRPr="00901DE5">
        <w:t xml:space="preserve"> sampling</w:t>
      </w:r>
      <w:r w:rsidR="00A607FF" w:rsidRPr="00901DE5">
        <w:t>, and frequentist and Bayesian inference</w:t>
      </w:r>
      <w:r w:rsidR="00F1792E" w:rsidRPr="00901DE5">
        <w:t xml:space="preserve"> for finite populations</w:t>
      </w:r>
      <w:r w:rsidR="00A607FF" w:rsidRPr="00901DE5">
        <w:t xml:space="preserve">.   Experience in statistics related to natural resources </w:t>
      </w:r>
      <w:r w:rsidR="00F1792E" w:rsidRPr="00901DE5">
        <w:t xml:space="preserve">is </w:t>
      </w:r>
      <w:r w:rsidR="00A607FF" w:rsidRPr="00901DE5">
        <w:t xml:space="preserve">beneficial. </w:t>
      </w:r>
    </w:p>
    <w:p w14:paraId="48DCB6A2" w14:textId="77777777" w:rsidR="00A607FF" w:rsidRDefault="00A607FF" w:rsidP="005645EB"/>
    <w:p w14:paraId="5B8F0B9D" w14:textId="66775F24" w:rsidR="005645EB" w:rsidRDefault="00FC69F6" w:rsidP="005645EB">
      <w:r w:rsidRPr="00432654">
        <w:t>Each CIE reviewer’s duties shall not exceed a maximum of 14 days</w:t>
      </w:r>
      <w:r>
        <w:t xml:space="preserve"> to complete</w:t>
      </w:r>
      <w:r w:rsidRPr="00432654">
        <w:t xml:space="preserve"> </w:t>
      </w:r>
      <w:r>
        <w:t>all work tasks of the peer review described herein.</w:t>
      </w:r>
    </w:p>
    <w:p w14:paraId="19BD6DAA" w14:textId="77777777" w:rsidR="008126DA" w:rsidRDefault="008126DA" w:rsidP="005645EB"/>
    <w:p w14:paraId="1324CE41" w14:textId="592C642C" w:rsidR="003C0344" w:rsidRDefault="003C0344" w:rsidP="005645EB">
      <w:r>
        <w:rPr>
          <w:b/>
        </w:rPr>
        <w:t>Location of Peer Review:</w:t>
      </w:r>
      <w:r w:rsidRPr="00432654">
        <w:t xml:space="preserve">  </w:t>
      </w:r>
      <w:r>
        <w:t xml:space="preserve">Each CIE reviewer shall conduct an independent peer review during the panel review meeting scheduled in </w:t>
      </w:r>
      <w:r w:rsidR="00F1792E" w:rsidRPr="00221B41">
        <w:t>in Honolulu, Hawaii</w:t>
      </w:r>
      <w:r>
        <w:t xml:space="preserve"> during </w:t>
      </w:r>
      <w:r w:rsidR="00F1792E">
        <w:t>25-27 August 2015.</w:t>
      </w:r>
    </w:p>
    <w:p w14:paraId="06094FA2" w14:textId="77777777" w:rsidR="008126DA" w:rsidRDefault="008126DA" w:rsidP="005645EB"/>
    <w:p w14:paraId="2E40C049" w14:textId="77777777" w:rsidR="005645EB" w:rsidRDefault="005645EB" w:rsidP="005645EB">
      <w:r w:rsidRPr="002A289C">
        <w:rPr>
          <w:b/>
        </w:rPr>
        <w:t>Statement of Tasks:</w:t>
      </w:r>
      <w:r w:rsidR="0028224F">
        <w:rPr>
          <w:b/>
        </w:rPr>
        <w:t xml:space="preserve">  </w:t>
      </w:r>
      <w:r w:rsidR="0017256C">
        <w:t>Each</w:t>
      </w:r>
      <w:r>
        <w:t xml:space="preserve"> CIE reviewers shall </w:t>
      </w:r>
      <w:r w:rsidR="0028224F">
        <w:t>complete the following tasks</w:t>
      </w:r>
      <w:r w:rsidR="0017256C">
        <w:t xml:space="preserve"> </w:t>
      </w:r>
      <w:r>
        <w:t xml:space="preserve">in accordance with the </w:t>
      </w:r>
      <w:r w:rsidR="0017256C">
        <w:t xml:space="preserve">SoW and </w:t>
      </w:r>
      <w:r>
        <w:t xml:space="preserve">Schedule </w:t>
      </w:r>
      <w:r w:rsidR="0017256C">
        <w:t>of Milestones and Deliverables herein</w:t>
      </w:r>
      <w:r>
        <w:t>.</w:t>
      </w:r>
    </w:p>
    <w:p w14:paraId="051D8079" w14:textId="77777777" w:rsidR="005645EB" w:rsidRDefault="005645EB" w:rsidP="005645EB"/>
    <w:p w14:paraId="57D64E2A" w14:textId="0BDD40E1" w:rsidR="005645EB" w:rsidRDefault="005645EB" w:rsidP="005645EB">
      <w:r w:rsidRPr="002A289C">
        <w:rPr>
          <w:u w:val="single"/>
        </w:rPr>
        <w:t>Prior to the Peer Review</w:t>
      </w:r>
      <w:r>
        <w:t xml:space="preserve">:  </w:t>
      </w:r>
      <w:r w:rsidR="003F6F5B">
        <w:t>Upon completion of the CIE reviewer</w:t>
      </w:r>
      <w:r w:rsidR="00D236E5">
        <w:t xml:space="preserve"> selection by the CIE Steering C</w:t>
      </w:r>
      <w:r w:rsidR="003F6F5B">
        <w:t xml:space="preserve">ommittee, </w:t>
      </w:r>
      <w:r w:rsidR="00B65326">
        <w:t xml:space="preserve">the </w:t>
      </w:r>
      <w:r>
        <w:t>CIE shall provide the CIE reviewer</w:t>
      </w:r>
      <w:r w:rsidR="003F6F5B">
        <w:t xml:space="preserve"> </w:t>
      </w:r>
      <w:r>
        <w:t>information (</w:t>
      </w:r>
      <w:r w:rsidR="000C1C10">
        <w:t xml:space="preserve">full </w:t>
      </w:r>
      <w:r>
        <w:t xml:space="preserve">name, </w:t>
      </w:r>
      <w:r w:rsidR="000C1C10">
        <w:t xml:space="preserve">title, </w:t>
      </w:r>
      <w:r>
        <w:t xml:space="preserve">affiliation, </w:t>
      </w:r>
      <w:r w:rsidR="000C1C10">
        <w:t>country, address, email</w:t>
      </w:r>
      <w:r w:rsidR="00C875D0">
        <w:t>)</w:t>
      </w:r>
      <w:r>
        <w:t xml:space="preserve"> to the COTR</w:t>
      </w:r>
      <w:r w:rsidR="00DC3CD2">
        <w:t>, who</w:t>
      </w:r>
      <w:r w:rsidR="003F6F5B">
        <w:t xml:space="preserve"> </w:t>
      </w:r>
      <w:r w:rsidR="00C875D0">
        <w:t>forward</w:t>
      </w:r>
      <w:r w:rsidR="003920D3">
        <w:t>s</w:t>
      </w:r>
      <w:r w:rsidR="00C875D0">
        <w:t xml:space="preserve"> this information to the NMFS </w:t>
      </w:r>
      <w:r>
        <w:t xml:space="preserve">Project Contact </w:t>
      </w:r>
      <w:r w:rsidR="00C875D0">
        <w:t>no later</w:t>
      </w:r>
      <w:r w:rsidR="00BF6581">
        <w:t xml:space="preserve"> than</w:t>
      </w:r>
      <w:r w:rsidR="00C875D0">
        <w:t xml:space="preserve"> the date specified in the Schedule of Milestones and Deliverables</w:t>
      </w:r>
      <w:r w:rsidR="003F6F5B">
        <w:t xml:space="preserve">.  </w:t>
      </w:r>
      <w:r w:rsidR="00B65326">
        <w:t xml:space="preserve">The </w:t>
      </w:r>
      <w:r w:rsidR="00372FDD">
        <w:t xml:space="preserve">CIE is responsible for providing the SoW and ToRs to the CIE reviewers.  </w:t>
      </w:r>
      <w:r w:rsidR="003F6F5B">
        <w:t xml:space="preserve">The NMFS Project </w:t>
      </w:r>
      <w:r w:rsidR="00AA0DDA">
        <w:t xml:space="preserve">Contact </w:t>
      </w:r>
      <w:r w:rsidR="003F6F5B">
        <w:t>is responsible for providing the CIE reviewers with the</w:t>
      </w:r>
      <w:r w:rsidR="00B65326">
        <w:t xml:space="preserve"> background</w:t>
      </w:r>
      <w:r w:rsidR="003F6F5B">
        <w:t xml:space="preserve"> documents, </w:t>
      </w:r>
      <w:r w:rsidR="003920D3">
        <w:t xml:space="preserve">reports, </w:t>
      </w:r>
      <w:r w:rsidR="003F6F5B">
        <w:t xml:space="preserve">foreign national security clearance, and </w:t>
      </w:r>
      <w:r w:rsidR="00D236E5">
        <w:t xml:space="preserve">other </w:t>
      </w:r>
      <w:r w:rsidR="00B65326">
        <w:t xml:space="preserve">information concerning </w:t>
      </w:r>
      <w:r w:rsidR="00372FDD">
        <w:t>pertinent meeting arrangements</w:t>
      </w:r>
      <w:r w:rsidR="003F6F5B">
        <w:t>.</w:t>
      </w:r>
      <w:r w:rsidR="00372FDD">
        <w:t xml:space="preserve">  Any changes to the SoW or ToRs must be made through the COTR </w:t>
      </w:r>
      <w:r w:rsidR="00B65326">
        <w:t xml:space="preserve">prior to the commencement of </w:t>
      </w:r>
      <w:r w:rsidR="00372FDD">
        <w:t>the peer review.</w:t>
      </w:r>
    </w:p>
    <w:p w14:paraId="5381818A" w14:textId="77777777" w:rsidR="005645EB" w:rsidRDefault="005645EB" w:rsidP="005645EB"/>
    <w:p w14:paraId="2A5374A2" w14:textId="77777777" w:rsidR="00B21D8F" w:rsidRDefault="005645EB" w:rsidP="005645EB">
      <w:r w:rsidRPr="00260284">
        <w:rPr>
          <w:u w:val="single"/>
        </w:rPr>
        <w:t xml:space="preserve">Foreign National </w:t>
      </w:r>
      <w:r w:rsidR="00372FDD">
        <w:rPr>
          <w:u w:val="single"/>
        </w:rPr>
        <w:t xml:space="preserve">Security </w:t>
      </w:r>
      <w:r w:rsidRPr="00260284">
        <w:rPr>
          <w:u w:val="single"/>
        </w:rPr>
        <w:t>Clearance</w:t>
      </w:r>
      <w:r>
        <w:t xml:space="preserve">:  </w:t>
      </w:r>
      <w:r w:rsidR="00372FDD">
        <w:t xml:space="preserve">When CIE reviewers participate </w:t>
      </w:r>
      <w:r w:rsidR="007418A6">
        <w:t>during a panel review meeting at</w:t>
      </w:r>
      <w:r w:rsidR="00372FDD">
        <w:t xml:space="preserve"> a government facility, </w:t>
      </w:r>
      <w:r w:rsidR="00151F76">
        <w:t>t</w:t>
      </w:r>
      <w:r w:rsidR="00372FDD">
        <w:t xml:space="preserve">he NMFS Project Contact is responsible for </w:t>
      </w:r>
      <w:r w:rsidR="007418A6">
        <w:t xml:space="preserve">obtaining the </w:t>
      </w:r>
      <w:r w:rsidR="00372FDD">
        <w:t xml:space="preserve">Foreign National Security Clearance </w:t>
      </w:r>
      <w:r w:rsidR="007418A6">
        <w:t>approval</w:t>
      </w:r>
      <w:r w:rsidR="00151F76">
        <w:t xml:space="preserve"> </w:t>
      </w:r>
      <w:r w:rsidR="00372FDD">
        <w:t>for CIE reviewers who are non-US citizens</w:t>
      </w:r>
      <w:r w:rsidR="00151F76">
        <w:t xml:space="preserve">.  For </w:t>
      </w:r>
      <w:r w:rsidR="00151F76">
        <w:lastRenderedPageBreak/>
        <w:t xml:space="preserve">this reason, the CIE reviewers shall </w:t>
      </w:r>
      <w:r w:rsidR="007418A6">
        <w:t xml:space="preserve">provide requested information </w:t>
      </w:r>
      <w:r w:rsidR="00151F76">
        <w:t xml:space="preserve">(e.g., </w:t>
      </w:r>
      <w:r w:rsidR="000C1C10">
        <w:t xml:space="preserve">first and last </w:t>
      </w:r>
      <w:r w:rsidR="00151F76">
        <w:t xml:space="preserve">name, contact information, </w:t>
      </w:r>
      <w:r w:rsidR="000C1C10">
        <w:t xml:space="preserve">gender, </w:t>
      </w:r>
      <w:r w:rsidR="00151F76">
        <w:t>birth date, passport</w:t>
      </w:r>
      <w:r w:rsidR="00AA0DDA">
        <w:t xml:space="preserve"> number</w:t>
      </w:r>
      <w:r w:rsidR="00151F76">
        <w:t xml:space="preserve">, </w:t>
      </w:r>
      <w:r w:rsidR="000C1C10">
        <w:t xml:space="preserve">country of passport, </w:t>
      </w:r>
      <w:r w:rsidR="00151F76">
        <w:t xml:space="preserve">travel dates, </w:t>
      </w:r>
      <w:r w:rsidR="000C1C10">
        <w:t xml:space="preserve">country of citizenship, country of current residence, </w:t>
      </w:r>
      <w:r w:rsidR="00B65326">
        <w:t xml:space="preserve">and </w:t>
      </w:r>
      <w:r w:rsidR="000C1C10">
        <w:t xml:space="preserve">home </w:t>
      </w:r>
      <w:r w:rsidR="00151F76">
        <w:t xml:space="preserve">country) </w:t>
      </w:r>
      <w:r w:rsidR="007418A6">
        <w:t>to the NMFS Project</w:t>
      </w:r>
      <w:r w:rsidR="000C1C10">
        <w:t xml:space="preserve"> Contact</w:t>
      </w:r>
      <w:r w:rsidR="007418A6">
        <w:t xml:space="preserve"> </w:t>
      </w:r>
      <w:r w:rsidR="00151F76">
        <w:t xml:space="preserve">for </w:t>
      </w:r>
      <w:r w:rsidR="007418A6">
        <w:t xml:space="preserve">the purpose of </w:t>
      </w:r>
      <w:r w:rsidR="00151F76">
        <w:t>their security clearance</w:t>
      </w:r>
      <w:r w:rsidR="007418A6">
        <w:t xml:space="preserve">, and this information shall be submitted </w:t>
      </w:r>
      <w:r w:rsidR="00151F76">
        <w:t>at least</w:t>
      </w:r>
      <w:r w:rsidR="007418A6">
        <w:t xml:space="preserve"> 30 days before the peer review</w:t>
      </w:r>
      <w:r w:rsidR="00372FDD">
        <w:t xml:space="preserve"> in accordance with the NOAA Deemed Export Technology Control Program NAO 207-12 regulations</w:t>
      </w:r>
      <w:r w:rsidR="00B65326">
        <w:t xml:space="preserve"> available</w:t>
      </w:r>
      <w:r w:rsidR="00372FDD">
        <w:t xml:space="preserve"> at the Deemed Exports NAO </w:t>
      </w:r>
      <w:r w:rsidR="00B65326">
        <w:t xml:space="preserve">website:   </w:t>
      </w:r>
      <w:hyperlink r:id="rId8" w:history="1">
        <w:r w:rsidR="00B21D8F" w:rsidRPr="002256CE">
          <w:rPr>
            <w:rStyle w:val="Hyperlink"/>
          </w:rPr>
          <w:t>http://deemedexports.noaa.gov/</w:t>
        </w:r>
      </w:hyperlink>
    </w:p>
    <w:p w14:paraId="5EAE3B19" w14:textId="77777777" w:rsidR="005645EB" w:rsidRDefault="005847D5" w:rsidP="005645EB">
      <w:hyperlink r:id="rId9" w:history="1">
        <w:r w:rsidR="002B4F6F" w:rsidRPr="002256CE">
          <w:rPr>
            <w:rStyle w:val="Hyperlink"/>
          </w:rPr>
          <w:t>http://deemedexports.noaa.gov/compliance_access_control_procedures/noaa-foreign-national-registration-system.html</w:t>
        </w:r>
      </w:hyperlink>
    </w:p>
    <w:p w14:paraId="5D1E1C86" w14:textId="77777777" w:rsidR="002B4F6F" w:rsidRDefault="002B4F6F" w:rsidP="005645EB"/>
    <w:p w14:paraId="673936D7" w14:textId="0EEC853A" w:rsidR="005645EB" w:rsidRDefault="005645EB" w:rsidP="005645EB">
      <w:r w:rsidRPr="001A29B1">
        <w:rPr>
          <w:u w:val="single"/>
        </w:rPr>
        <w:t>Pre-review</w:t>
      </w:r>
      <w:r w:rsidR="00B65326">
        <w:rPr>
          <w:u w:val="single"/>
        </w:rPr>
        <w:t xml:space="preserve"> Background</w:t>
      </w:r>
      <w:r w:rsidRPr="001A29B1">
        <w:rPr>
          <w:u w:val="single"/>
        </w:rPr>
        <w:t xml:space="preserve"> Documents</w:t>
      </w:r>
      <w:r w:rsidR="0045548E">
        <w:t>:  T</w:t>
      </w:r>
      <w:r>
        <w:t xml:space="preserve">wo weeks before the peer review, the </w:t>
      </w:r>
      <w:r w:rsidR="0045548E">
        <w:t xml:space="preserve">NMFS </w:t>
      </w:r>
      <w:r>
        <w:t xml:space="preserve">Project Contact will send </w:t>
      </w:r>
      <w:r w:rsidR="008D54D3">
        <w:t>(by electronic mail or make available at an FTP site) to the CIE reviewers the necessary background information and reports for the peer review</w:t>
      </w:r>
      <w:r w:rsidR="008126DA">
        <w:t>.  I</w:t>
      </w:r>
      <w:r w:rsidR="00B65326">
        <w:t xml:space="preserve">n the case where </w:t>
      </w:r>
      <w:r w:rsidR="008126DA">
        <w:t>the</w:t>
      </w:r>
      <w:r w:rsidR="00B65326">
        <w:t xml:space="preserve"> documen</w:t>
      </w:r>
      <w:r w:rsidR="008126DA">
        <w:t>ts need to be mailed, the NMFS Project C</w:t>
      </w:r>
      <w:r w:rsidR="00B65326">
        <w:t xml:space="preserve">ontact will consult with the CIE </w:t>
      </w:r>
      <w:r w:rsidR="008D54D3">
        <w:t>Lead Coord</w:t>
      </w:r>
      <w:r w:rsidR="00642D59">
        <w:t>3</w:t>
      </w:r>
      <w:r w:rsidR="008D54D3">
        <w:t xml:space="preserve">inator </w:t>
      </w:r>
      <w:r w:rsidR="00B65326">
        <w:t>on where to send documents</w:t>
      </w:r>
      <w:r w:rsidR="0045548E">
        <w:t>.</w:t>
      </w:r>
      <w:r>
        <w:t xml:space="preserve">  </w:t>
      </w:r>
      <w:r w:rsidR="008D54D3">
        <w:t xml:space="preserve">CIE reviewers are responsible only for the pre-review documents that are delivered to the reviewer in accordance to the SoW scheduled deadlines specified herein.  </w:t>
      </w:r>
      <w:r>
        <w:t xml:space="preserve">The CIE reviewers shall read </w:t>
      </w:r>
      <w:r w:rsidR="00B65326">
        <w:t xml:space="preserve">all </w:t>
      </w:r>
      <w:r>
        <w:t>documents in preparation for the peer review.</w:t>
      </w:r>
    </w:p>
    <w:p w14:paraId="507A6260" w14:textId="77777777" w:rsidR="00A607FF" w:rsidRDefault="00A607FF" w:rsidP="005645EB">
      <w:pPr>
        <w:rPr>
          <w:i/>
          <w:color w:val="0000FF"/>
        </w:rPr>
      </w:pPr>
    </w:p>
    <w:p w14:paraId="52D7ECA1" w14:textId="53B8514C" w:rsidR="00765D0F" w:rsidRPr="00901DE5" w:rsidRDefault="009464AC" w:rsidP="005645EB">
      <w:r w:rsidRPr="00901DE5">
        <w:t xml:space="preserve">Documents </w:t>
      </w:r>
      <w:r w:rsidR="00765D0F" w:rsidRPr="00901DE5">
        <w:t>will describe:</w:t>
      </w:r>
    </w:p>
    <w:p w14:paraId="021892D7" w14:textId="57A865B0" w:rsidR="00765D0F" w:rsidRPr="00901DE5" w:rsidRDefault="00765D0F" w:rsidP="00642D59">
      <w:pPr>
        <w:pStyle w:val="ListParagraph"/>
        <w:numPr>
          <w:ilvl w:val="0"/>
          <w:numId w:val="13"/>
        </w:numPr>
      </w:pPr>
      <w:r w:rsidRPr="00901DE5">
        <w:t>The stratified</w:t>
      </w:r>
      <w:r w:rsidRPr="00901DE5">
        <w:rPr>
          <w:rFonts w:cs="Arial"/>
          <w:shd w:val="clear" w:color="auto" w:fill="FFFFFF"/>
        </w:rPr>
        <w:t xml:space="preserve"> systematic-plus design and approximation of inclus</w:t>
      </w:r>
      <w:r w:rsidR="007C66AD" w:rsidRPr="00901DE5">
        <w:rPr>
          <w:rFonts w:cs="Arial"/>
          <w:shd w:val="clear" w:color="auto" w:fill="FFFFFF"/>
        </w:rPr>
        <w:t>ion probabilities.</w:t>
      </w:r>
      <w:r w:rsidRPr="00901DE5">
        <w:rPr>
          <w:rFonts w:cs="Arial"/>
          <w:shd w:val="clear" w:color="auto" w:fill="FFFFFF"/>
        </w:rPr>
        <w:t xml:space="preserve"> </w:t>
      </w:r>
    </w:p>
    <w:p w14:paraId="4AB24B66" w14:textId="6113A068" w:rsidR="009464AC" w:rsidRPr="00901DE5" w:rsidRDefault="00765D0F" w:rsidP="00642D59">
      <w:pPr>
        <w:pStyle w:val="ListParagraph"/>
        <w:numPr>
          <w:ilvl w:val="0"/>
          <w:numId w:val="13"/>
        </w:numPr>
      </w:pPr>
      <w:r w:rsidRPr="00901DE5">
        <w:rPr>
          <w:rFonts w:cs="Arial"/>
          <w:shd w:val="clear" w:color="auto" w:fill="FFFFFF"/>
        </w:rPr>
        <w:t>Point estimators of total bycatch.</w:t>
      </w:r>
    </w:p>
    <w:p w14:paraId="1822FEF3" w14:textId="450DDAD1" w:rsidR="00765D0F" w:rsidRPr="00901DE5" w:rsidRDefault="00765D0F" w:rsidP="00642D59">
      <w:pPr>
        <w:pStyle w:val="ListParagraph"/>
        <w:numPr>
          <w:ilvl w:val="0"/>
          <w:numId w:val="13"/>
        </w:numPr>
      </w:pPr>
      <w:r w:rsidRPr="00901DE5">
        <w:rPr>
          <w:rFonts w:cs="Arial"/>
          <w:shd w:val="clear" w:color="auto" w:fill="FFFFFF"/>
        </w:rPr>
        <w:t>Interval estimators of total bycatch, including estimators for very rarely bycaught species.</w:t>
      </w:r>
    </w:p>
    <w:p w14:paraId="119B7284" w14:textId="698FDE69" w:rsidR="00765D0F" w:rsidRPr="00901DE5" w:rsidRDefault="00765D0F" w:rsidP="00642D59">
      <w:pPr>
        <w:pStyle w:val="ListParagraph"/>
        <w:numPr>
          <w:ilvl w:val="0"/>
          <w:numId w:val="13"/>
        </w:numPr>
      </w:pPr>
      <w:r w:rsidRPr="00901DE5">
        <w:rPr>
          <w:rFonts w:cs="Arial"/>
          <w:shd w:val="clear" w:color="auto" w:fill="FFFFFF"/>
        </w:rPr>
        <w:t>Estimators for subpopulation totals, specifically estimators of bycatch within geographical areas of the fishing grounds.</w:t>
      </w:r>
    </w:p>
    <w:p w14:paraId="4C5B671F" w14:textId="6C3FA65C" w:rsidR="00765D0F" w:rsidRPr="00901DE5" w:rsidRDefault="00765D0F" w:rsidP="00642D59">
      <w:pPr>
        <w:pStyle w:val="ListParagraph"/>
        <w:numPr>
          <w:ilvl w:val="0"/>
          <w:numId w:val="13"/>
        </w:numPr>
      </w:pPr>
      <w:r w:rsidRPr="00901DE5">
        <w:rPr>
          <w:rFonts w:cs="Arial"/>
          <w:shd w:val="clear" w:color="auto" w:fill="FFFFFF"/>
        </w:rPr>
        <w:t>Estimators of total number of marine mammal bycatch events resulting in a classification of dead or serious injury (DSI).</w:t>
      </w:r>
    </w:p>
    <w:p w14:paraId="6D5014D7" w14:textId="77777777" w:rsidR="005645EB" w:rsidRDefault="005645EB" w:rsidP="005645EB"/>
    <w:p w14:paraId="343C79C3" w14:textId="5B4B4A1B" w:rsidR="005645EB" w:rsidRDefault="00AA0DDA" w:rsidP="005645EB">
      <w:r>
        <w:rPr>
          <w:u w:val="single"/>
        </w:rPr>
        <w:t>Panel</w:t>
      </w:r>
      <w:r w:rsidR="00C35BEF">
        <w:rPr>
          <w:u w:val="single"/>
        </w:rPr>
        <w:t xml:space="preserve"> Review</w:t>
      </w:r>
      <w:r>
        <w:rPr>
          <w:u w:val="single"/>
        </w:rPr>
        <w:t xml:space="preserve"> Meeting</w:t>
      </w:r>
      <w:r w:rsidR="000A27C9">
        <w:t>:  Each</w:t>
      </w:r>
      <w:r w:rsidR="008D54D3">
        <w:t xml:space="preserve"> CIE reviewer</w:t>
      </w:r>
      <w:r w:rsidR="005645EB">
        <w:t xml:space="preserve"> shall con</w:t>
      </w:r>
      <w:r w:rsidR="00C35BEF">
        <w:t xml:space="preserve">duct the </w:t>
      </w:r>
      <w:r w:rsidR="000A27C9">
        <w:t xml:space="preserve">independent </w:t>
      </w:r>
      <w:r w:rsidR="00C35BEF">
        <w:t>peer review in accordance with the SoW and ToRs</w:t>
      </w:r>
      <w:r w:rsidR="00FD78C1">
        <w:t>, and shall not serve in any other role unless specified herein</w:t>
      </w:r>
      <w:r w:rsidR="008126DA">
        <w:t>.</w:t>
      </w:r>
      <w:r w:rsidR="000A27C9">
        <w:t xml:space="preserve">  </w:t>
      </w:r>
      <w:r w:rsidR="008126DA" w:rsidRPr="00AA0DDA">
        <w:rPr>
          <w:b/>
        </w:rPr>
        <w:t>Modifi</w:t>
      </w:r>
      <w:r w:rsidR="00901DE5">
        <w:rPr>
          <w:b/>
        </w:rPr>
        <w:t>cations to the SoW and ToRs can</w:t>
      </w:r>
      <w:r w:rsidR="008126DA" w:rsidRPr="00AA0DDA">
        <w:rPr>
          <w:b/>
        </w:rPr>
        <w:t>not be made during the peer review, and any SoW or ToRs modifications prior to the peer review shall be approved by the COTR and CIE Lead Coordinator.</w:t>
      </w:r>
      <w:r w:rsidR="008126DA">
        <w:t xml:space="preserve">  </w:t>
      </w:r>
      <w:r w:rsidR="005F7DEA">
        <w:t>Each</w:t>
      </w:r>
      <w:r w:rsidR="000A27C9">
        <w:t xml:space="preserve"> CIE reviewer shall actively participate </w:t>
      </w:r>
      <w:r w:rsidR="005F7DEA">
        <w:t xml:space="preserve">in a professional and respectful manner </w:t>
      </w:r>
      <w:r w:rsidR="000A27C9">
        <w:t>as a member of the meeting review panel</w:t>
      </w:r>
      <w:r w:rsidR="005F7DEA">
        <w:t xml:space="preserve">, and their peer review tasks shall be focused on </w:t>
      </w:r>
      <w:r w:rsidR="005649AA">
        <w:t xml:space="preserve">the ToRs as specified </w:t>
      </w:r>
      <w:r w:rsidR="00FD78C1">
        <w:t>here</w:t>
      </w:r>
      <w:r w:rsidR="005649AA">
        <w:t>in</w:t>
      </w:r>
      <w:r w:rsidR="000A27C9">
        <w:t>.</w:t>
      </w:r>
      <w:r w:rsidR="005645EB">
        <w:t xml:space="preserve">  The </w:t>
      </w:r>
      <w:r w:rsidR="000A27C9">
        <w:t xml:space="preserve">NMFS </w:t>
      </w:r>
      <w:r w:rsidR="005645EB">
        <w:t>Project Contact is responsible for any facility arrangements (e.g., conference room for panel review meetings or teleconference arrangements).</w:t>
      </w:r>
      <w:r w:rsidR="00FD78C1">
        <w:t xml:space="preserve">  The NMFS Project Contact is responsible for ensuring </w:t>
      </w:r>
      <w:r w:rsidR="00E4150F">
        <w:t xml:space="preserve">that </w:t>
      </w:r>
      <w:r w:rsidR="00FD78C1">
        <w:t xml:space="preserve">the </w:t>
      </w:r>
      <w:r w:rsidR="005805D7">
        <w:t xml:space="preserve">panel </w:t>
      </w:r>
      <w:r w:rsidR="00FD78C1">
        <w:t>understands the contractual role of the CIE reviewers as specified herein.</w:t>
      </w:r>
      <w:r w:rsidR="005645EB">
        <w:t xml:space="preserve">  The CIE </w:t>
      </w:r>
      <w:r w:rsidR="0056297F">
        <w:t>Lead Coordinator</w:t>
      </w:r>
      <w:r w:rsidR="005645EB">
        <w:t xml:space="preserve"> can contact the Project Contact to con</w:t>
      </w:r>
      <w:r w:rsidR="0045548E">
        <w:t xml:space="preserve">firm any peer review arrangements, including the </w:t>
      </w:r>
      <w:r w:rsidR="00C35BEF">
        <w:t xml:space="preserve">meeting </w:t>
      </w:r>
      <w:r w:rsidR="0045548E">
        <w:t>facility arrangements.</w:t>
      </w:r>
    </w:p>
    <w:p w14:paraId="43BA2424" w14:textId="77777777" w:rsidR="005645EB" w:rsidRDefault="005645EB" w:rsidP="005645EB"/>
    <w:p w14:paraId="636B199D" w14:textId="0B4F5831" w:rsidR="008126DA" w:rsidRDefault="000D1B20">
      <w:r>
        <w:rPr>
          <w:u w:val="single"/>
        </w:rPr>
        <w:t xml:space="preserve">Contract Deliverables - </w:t>
      </w:r>
      <w:r w:rsidR="005645EB" w:rsidRPr="001B588F">
        <w:rPr>
          <w:u w:val="single"/>
        </w:rPr>
        <w:t>Independent CIE Peer Review Reports</w:t>
      </w:r>
      <w:r w:rsidR="005645EB">
        <w:t>:</w:t>
      </w:r>
      <w:r>
        <w:t xml:space="preserve">  Each CIE reviewer shall complete an independent peer review report in accordance with the SoW.  Each CIE reviewer shall complete the independent peer review according to required format and content as described in Annex 1.  Each CIE reviewer shall complete the independent peer review addressing each ToR as described in Annex 2.</w:t>
      </w:r>
      <w:r w:rsidR="00E4150F">
        <w:t>Each CIE reviewer is</w:t>
      </w:r>
      <w:r w:rsidR="00342230">
        <w:t xml:space="preserve"> not required to </w:t>
      </w:r>
      <w:r w:rsidR="0056297F">
        <w:t>reach</w:t>
      </w:r>
      <w:r w:rsidR="00342230">
        <w:t xml:space="preserve"> a </w:t>
      </w:r>
      <w:r w:rsidR="00342230">
        <w:lastRenderedPageBreak/>
        <w:t xml:space="preserve">consensus, </w:t>
      </w:r>
      <w:r w:rsidR="0056297F">
        <w:t>and should provide</w:t>
      </w:r>
      <w:r w:rsidR="00342230">
        <w:t xml:space="preserve"> a brief summary of </w:t>
      </w:r>
      <w:r w:rsidR="00E4150F">
        <w:t xml:space="preserve">the reviewer’s </w:t>
      </w:r>
      <w:r w:rsidR="0056297F">
        <w:t>views</w:t>
      </w:r>
      <w:r w:rsidR="00342230">
        <w:t xml:space="preserve"> </w:t>
      </w:r>
      <w:r w:rsidR="0056297F">
        <w:t xml:space="preserve">on </w:t>
      </w:r>
      <w:r w:rsidR="00342230">
        <w:t xml:space="preserve">the summary of findings and conclusions </w:t>
      </w:r>
      <w:r w:rsidR="0056297F">
        <w:t xml:space="preserve">reached </w:t>
      </w:r>
      <w:r w:rsidR="00342230">
        <w:t>by the review panel in accordance with the ToRs.</w:t>
      </w:r>
    </w:p>
    <w:p w14:paraId="1EC289A8" w14:textId="77777777" w:rsidR="00FD78C1" w:rsidRDefault="00FD78C1"/>
    <w:p w14:paraId="2827C1E8" w14:textId="77777777" w:rsidR="0025295E" w:rsidRDefault="0025295E" w:rsidP="0025295E">
      <w:r>
        <w:rPr>
          <w:b/>
        </w:rPr>
        <w:t>Specific</w:t>
      </w:r>
      <w:r w:rsidRPr="002A289C">
        <w:rPr>
          <w:b/>
        </w:rPr>
        <w:t xml:space="preserve"> Tasks</w:t>
      </w:r>
      <w:r>
        <w:rPr>
          <w:b/>
        </w:rPr>
        <w:t xml:space="preserve"> for CIE Reviewers:  </w:t>
      </w:r>
      <w:r>
        <w:t xml:space="preserve">The following </w:t>
      </w:r>
      <w:r w:rsidR="00C22597">
        <w:t xml:space="preserve">chronological list of </w:t>
      </w:r>
      <w:r>
        <w:t xml:space="preserve">tasks </w:t>
      </w:r>
      <w:r w:rsidR="00C22597">
        <w:t xml:space="preserve">shall be completed by each </w:t>
      </w:r>
      <w:r>
        <w:t>CIE reviewer</w:t>
      </w:r>
      <w:r w:rsidR="00C22597">
        <w:t xml:space="preserve"> in a timely manner as specified in the </w:t>
      </w:r>
      <w:r w:rsidRPr="00153263">
        <w:rPr>
          <w:b/>
        </w:rPr>
        <w:t>Schedule</w:t>
      </w:r>
      <w:r>
        <w:rPr>
          <w:b/>
        </w:rPr>
        <w:t xml:space="preserve"> of Milestones and Deliverables</w:t>
      </w:r>
      <w:r w:rsidR="00C22597">
        <w:t>.</w:t>
      </w:r>
    </w:p>
    <w:p w14:paraId="1846ACE3" w14:textId="77777777" w:rsidR="00C22597" w:rsidRPr="00C84518" w:rsidRDefault="00C22597" w:rsidP="0025295E"/>
    <w:p w14:paraId="6A633E81" w14:textId="77777777" w:rsidR="0046184C" w:rsidRDefault="00371833" w:rsidP="0046184C">
      <w:pPr>
        <w:pStyle w:val="BodyText"/>
        <w:numPr>
          <w:ilvl w:val="0"/>
          <w:numId w:val="10"/>
        </w:numPr>
        <w:spacing w:after="0"/>
      </w:pPr>
      <w:r>
        <w:t xml:space="preserve">Conduct necessary pre-review preparations, including the review of background material and reports provided </w:t>
      </w:r>
      <w:r w:rsidR="00C22597">
        <w:t xml:space="preserve">by the NMFS Project Contact </w:t>
      </w:r>
      <w:r>
        <w:t>in ad</w:t>
      </w:r>
      <w:r w:rsidR="0025295E">
        <w:t xml:space="preserve">vance of the </w:t>
      </w:r>
      <w:r>
        <w:t xml:space="preserve">peer </w:t>
      </w:r>
      <w:r w:rsidR="0025295E">
        <w:t>review</w:t>
      </w:r>
      <w:r w:rsidR="00582C4E">
        <w:t>.</w:t>
      </w:r>
    </w:p>
    <w:p w14:paraId="7C61C3FC" w14:textId="0B986630" w:rsidR="0046184C" w:rsidRPr="00901DE5" w:rsidRDefault="0025295E" w:rsidP="0016017F">
      <w:pPr>
        <w:pStyle w:val="BodyText"/>
        <w:numPr>
          <w:ilvl w:val="0"/>
          <w:numId w:val="10"/>
        </w:numPr>
        <w:spacing w:after="0"/>
      </w:pPr>
      <w:r w:rsidRPr="00C84518">
        <w:t xml:space="preserve">Participate </w:t>
      </w:r>
      <w:r w:rsidR="0011234B">
        <w:t xml:space="preserve">during the </w:t>
      </w:r>
      <w:r w:rsidR="00C22597">
        <w:t xml:space="preserve">panel </w:t>
      </w:r>
      <w:r>
        <w:t xml:space="preserve">review </w:t>
      </w:r>
      <w:r w:rsidR="00226CEF">
        <w:t xml:space="preserve">meeting </w:t>
      </w:r>
      <w:r w:rsidR="00226CEF" w:rsidRPr="00901DE5">
        <w:t>in</w:t>
      </w:r>
      <w:r w:rsidR="00F70DF7" w:rsidRPr="00901DE5">
        <w:rPr>
          <w:i/>
        </w:rPr>
        <w:t xml:space="preserve"> </w:t>
      </w:r>
      <w:r w:rsidR="00F70DF7" w:rsidRPr="00901DE5">
        <w:t>Honolulu, Hawaii</w:t>
      </w:r>
      <w:r w:rsidR="0046184C" w:rsidRPr="00901DE5">
        <w:t xml:space="preserve"> during </w:t>
      </w:r>
      <w:r w:rsidR="00F70DF7" w:rsidRPr="00901DE5">
        <w:t>2</w:t>
      </w:r>
      <w:r w:rsidR="006D77D1" w:rsidRPr="00901DE5">
        <w:t>4</w:t>
      </w:r>
      <w:r w:rsidR="00F70DF7" w:rsidRPr="00901DE5">
        <w:t>-2</w:t>
      </w:r>
      <w:r w:rsidR="006D77D1" w:rsidRPr="00901DE5">
        <w:t>8</w:t>
      </w:r>
      <w:r w:rsidR="00F70DF7" w:rsidRPr="00901DE5">
        <w:t xml:space="preserve"> August 2015</w:t>
      </w:r>
      <w:r w:rsidR="0016017F" w:rsidRPr="00901DE5">
        <w:t>, and conduct an independent peer review in accordance with the ToRs (</w:t>
      </w:r>
      <w:r w:rsidR="0016017F" w:rsidRPr="00901DE5">
        <w:rPr>
          <w:b/>
        </w:rPr>
        <w:t>Annex 2</w:t>
      </w:r>
      <w:r w:rsidR="0016017F" w:rsidRPr="00901DE5">
        <w:t>).</w:t>
      </w:r>
    </w:p>
    <w:p w14:paraId="575CB40C" w14:textId="7094FA67" w:rsidR="009E323E" w:rsidRPr="00C84518" w:rsidRDefault="0025295E" w:rsidP="008D54D3">
      <w:pPr>
        <w:pStyle w:val="BodyText"/>
        <w:numPr>
          <w:ilvl w:val="0"/>
          <w:numId w:val="10"/>
        </w:numPr>
        <w:spacing w:after="0"/>
      </w:pPr>
      <w:r w:rsidRPr="00901DE5">
        <w:t xml:space="preserve">No later than </w:t>
      </w:r>
      <w:r w:rsidR="00EB7152" w:rsidRPr="00901DE5">
        <w:rPr>
          <w:i/>
        </w:rPr>
        <w:t>14 September</w:t>
      </w:r>
      <w:r w:rsidR="0016017F" w:rsidRPr="00901DE5">
        <w:rPr>
          <w:i/>
        </w:rPr>
        <w:t xml:space="preserve"> 2015</w:t>
      </w:r>
      <w:r w:rsidRPr="00901DE5">
        <w:t xml:space="preserve">, </w:t>
      </w:r>
      <w:r w:rsidR="007E48C1" w:rsidRPr="00901DE5">
        <w:t xml:space="preserve">each CIE reviewer </w:t>
      </w:r>
      <w:r w:rsidR="007E48C1">
        <w:t xml:space="preserve">shall </w:t>
      </w:r>
      <w:r w:rsidRPr="00C84518">
        <w:t>submit a</w:t>
      </w:r>
      <w:r w:rsidR="000749B1">
        <w:t xml:space="preserve">n independent peer review </w:t>
      </w:r>
      <w:r w:rsidRPr="00C84518">
        <w:t>report addressed to the “</w:t>
      </w:r>
      <w:r>
        <w:t>Center for Independent Experts</w:t>
      </w:r>
      <w:r w:rsidR="00C4549C">
        <w:t>,” and sent to D</w:t>
      </w:r>
      <w:r w:rsidRPr="00C84518">
        <w:t xml:space="preserve">r. Manoj Shivlani, </w:t>
      </w:r>
      <w:r>
        <w:t>CIE Lea</w:t>
      </w:r>
      <w:r w:rsidRPr="002F3F08">
        <w:t xml:space="preserve">d Coordinator, via email to </w:t>
      </w:r>
      <w:r w:rsidR="00C4549C">
        <w:t>mshivlani@ntvifederal</w:t>
      </w:r>
      <w:r w:rsidRPr="002F3F08">
        <w:t>.net, and CIE Regional Coordinator, via email to</w:t>
      </w:r>
      <w:r w:rsidR="000749B1" w:rsidRPr="002F3F08">
        <w:t xml:space="preserve"> </w:t>
      </w:r>
      <w:r w:rsidR="002F3F08" w:rsidRPr="002F3F08">
        <w:t xml:space="preserve">Dr. </w:t>
      </w:r>
      <w:r w:rsidR="00D92AED" w:rsidRPr="002F3F08">
        <w:t>David Die</w:t>
      </w:r>
      <w:r w:rsidR="00D92AED" w:rsidRPr="002F3F08">
        <w:rPr>
          <w:i/>
        </w:rPr>
        <w:t xml:space="preserve"> ddie@rsmas.miami.edu or</w:t>
      </w:r>
      <w:r w:rsidR="00D92AED" w:rsidRPr="002F3F08">
        <w:t xml:space="preserve"> </w:t>
      </w:r>
      <w:r w:rsidR="002F3F08" w:rsidRPr="002F3F08">
        <w:t xml:space="preserve">Dr. </w:t>
      </w:r>
      <w:r w:rsidR="00C77B89" w:rsidRPr="002F3F08">
        <w:t xml:space="preserve">David Sampson </w:t>
      </w:r>
      <w:r w:rsidR="000E3C1F" w:rsidRPr="002F3F08">
        <w:rPr>
          <w:i/>
        </w:rPr>
        <w:t>david.sampson@oregonstate.edu</w:t>
      </w:r>
      <w:r w:rsidR="000749B1" w:rsidRPr="002F3F08">
        <w:rPr>
          <w:i/>
        </w:rPr>
        <w:t>}</w:t>
      </w:r>
      <w:r w:rsidRPr="002F3F08">
        <w:t xml:space="preserve">.  </w:t>
      </w:r>
      <w:r w:rsidR="007E48C1" w:rsidRPr="002F3F08">
        <w:t xml:space="preserve">Each </w:t>
      </w:r>
      <w:r w:rsidR="007E48C1">
        <w:t xml:space="preserve">CIE report shall be written using the </w:t>
      </w:r>
      <w:r w:rsidR="000749B1">
        <w:t xml:space="preserve">format and content </w:t>
      </w:r>
      <w:r w:rsidR="007E48C1">
        <w:t xml:space="preserve">requirements specified in Annex 1, and address each ToR in </w:t>
      </w:r>
      <w:r w:rsidR="000749B1" w:rsidRPr="008D54D3">
        <w:rPr>
          <w:b/>
        </w:rPr>
        <w:t>Annex 2</w:t>
      </w:r>
      <w:r w:rsidR="008D54D3">
        <w:t>.</w:t>
      </w:r>
    </w:p>
    <w:p w14:paraId="1A740C39" w14:textId="77777777" w:rsidR="00B11C7E" w:rsidRDefault="00B11C7E"/>
    <w:p w14:paraId="277EBC13" w14:textId="77777777" w:rsidR="008126DA" w:rsidRDefault="008126DA"/>
    <w:p w14:paraId="4401DE4D" w14:textId="77777777" w:rsidR="008126DA" w:rsidRDefault="008126DA"/>
    <w:p w14:paraId="16B9FFB3" w14:textId="77777777" w:rsidR="00B11C7E" w:rsidRDefault="008D54D3">
      <w:r>
        <w:br w:type="page"/>
      </w:r>
    </w:p>
    <w:p w14:paraId="789333B1" w14:textId="77777777" w:rsidR="00E46BF3" w:rsidRPr="00366159" w:rsidRDefault="00E46BF3">
      <w:r w:rsidRPr="00153263">
        <w:rPr>
          <w:b/>
        </w:rPr>
        <w:lastRenderedPageBreak/>
        <w:t>Schedule</w:t>
      </w:r>
      <w:r w:rsidR="00366159">
        <w:rPr>
          <w:b/>
        </w:rPr>
        <w:t xml:space="preserve"> of Milestones and Deliverables</w:t>
      </w:r>
      <w:r w:rsidRPr="00153263">
        <w:rPr>
          <w:b/>
        </w:rPr>
        <w:t>:</w:t>
      </w:r>
      <w:r w:rsidR="00366159">
        <w:t xml:space="preserve">  CIE shall complete the tasks and deliverables described in this SoW in accordance with the following schedule. </w:t>
      </w:r>
    </w:p>
    <w:p w14:paraId="4232F9F2" w14:textId="77777777" w:rsidR="005C7F97" w:rsidRDefault="005C7F97" w:rsidP="005C7F97"/>
    <w:p w14:paraId="2B5D2E70" w14:textId="77777777" w:rsidR="005C7F97" w:rsidRDefault="005C7F97" w:rsidP="005C7F97">
      <w:pPr>
        <w:pStyle w:val="Level1"/>
        <w:tabs>
          <w:tab w:val="left" w:pos="540"/>
        </w:tabs>
        <w:ind w:left="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9"/>
        <w:gridCol w:w="7657"/>
      </w:tblGrid>
      <w:tr w:rsidR="005C7F97" w14:paraId="5037A996" w14:textId="77777777">
        <w:trPr>
          <w:trHeight w:val="720"/>
        </w:trPr>
        <w:tc>
          <w:tcPr>
            <w:tcW w:w="1919" w:type="dxa"/>
            <w:vAlign w:val="center"/>
          </w:tcPr>
          <w:p w14:paraId="30CB55FB" w14:textId="43E1119A" w:rsidR="005C7F97" w:rsidRPr="00913ED5" w:rsidRDefault="00A607FF" w:rsidP="00913ED5">
            <w:pPr>
              <w:pStyle w:val="Level1"/>
              <w:widowControl w:val="0"/>
              <w:tabs>
                <w:tab w:val="left" w:pos="540"/>
              </w:tabs>
              <w:ind w:left="0"/>
              <w:jc w:val="right"/>
              <w:rPr>
                <w:i/>
                <w:color w:val="0000FF"/>
              </w:rPr>
            </w:pPr>
            <w:r>
              <w:rPr>
                <w:i/>
                <w:color w:val="0000FF"/>
              </w:rPr>
              <w:t>July 20, 2015</w:t>
            </w:r>
          </w:p>
        </w:tc>
        <w:tc>
          <w:tcPr>
            <w:tcW w:w="7657" w:type="dxa"/>
            <w:vAlign w:val="center"/>
          </w:tcPr>
          <w:p w14:paraId="03AE491E" w14:textId="77777777" w:rsidR="005C7F97" w:rsidRDefault="005C7F97" w:rsidP="00913ED5">
            <w:pPr>
              <w:pStyle w:val="Level1"/>
              <w:widowControl w:val="0"/>
              <w:tabs>
                <w:tab w:val="left" w:pos="540"/>
              </w:tabs>
              <w:ind w:left="0"/>
            </w:pPr>
            <w:r>
              <w:t xml:space="preserve">CIE </w:t>
            </w:r>
            <w:r w:rsidR="0011234B">
              <w:t>send</w:t>
            </w:r>
            <w:r w:rsidR="00D21E50">
              <w:t>s</w:t>
            </w:r>
            <w:r w:rsidR="0011234B">
              <w:t xml:space="preserve"> reviewer contact information </w:t>
            </w:r>
            <w:r w:rsidR="002C22FF">
              <w:t xml:space="preserve">to </w:t>
            </w:r>
            <w:r>
              <w:t xml:space="preserve">the COTR, </w:t>
            </w:r>
            <w:r w:rsidR="002C22FF">
              <w:t>who</w:t>
            </w:r>
            <w:r w:rsidR="0011234B">
              <w:t xml:space="preserve"> then sen</w:t>
            </w:r>
            <w:r w:rsidR="00D21E50">
              <w:t>ds</w:t>
            </w:r>
            <w:r w:rsidR="0011234B">
              <w:t xml:space="preserve"> </w:t>
            </w:r>
            <w:r w:rsidR="002C22FF">
              <w:t xml:space="preserve">this </w:t>
            </w:r>
            <w:r>
              <w:t xml:space="preserve">to the </w:t>
            </w:r>
            <w:r w:rsidR="00A6746E">
              <w:t xml:space="preserve">NMFS </w:t>
            </w:r>
            <w:r>
              <w:t>Project Contact</w:t>
            </w:r>
          </w:p>
        </w:tc>
      </w:tr>
      <w:tr w:rsidR="005C7F97" w14:paraId="33CD2B2B" w14:textId="77777777">
        <w:trPr>
          <w:trHeight w:val="720"/>
        </w:trPr>
        <w:tc>
          <w:tcPr>
            <w:tcW w:w="1919" w:type="dxa"/>
            <w:vAlign w:val="center"/>
          </w:tcPr>
          <w:p w14:paraId="0271C759" w14:textId="6924B75A" w:rsidR="005C7F97" w:rsidRPr="00913ED5" w:rsidRDefault="00A607FF" w:rsidP="00913ED5">
            <w:pPr>
              <w:pStyle w:val="Level1"/>
              <w:widowControl w:val="0"/>
              <w:tabs>
                <w:tab w:val="left" w:pos="540"/>
              </w:tabs>
              <w:ind w:left="0"/>
              <w:jc w:val="right"/>
              <w:rPr>
                <w:i/>
                <w:color w:val="0000FF"/>
              </w:rPr>
            </w:pPr>
            <w:r>
              <w:rPr>
                <w:i/>
                <w:color w:val="0000FF"/>
              </w:rPr>
              <w:t>August 10, 2015</w:t>
            </w:r>
          </w:p>
        </w:tc>
        <w:tc>
          <w:tcPr>
            <w:tcW w:w="7657" w:type="dxa"/>
            <w:vAlign w:val="center"/>
          </w:tcPr>
          <w:p w14:paraId="61F94B5D" w14:textId="77777777" w:rsidR="005C7F97" w:rsidRDefault="00D21E50" w:rsidP="00913ED5">
            <w:pPr>
              <w:pStyle w:val="Level1"/>
              <w:widowControl w:val="0"/>
              <w:tabs>
                <w:tab w:val="left" w:pos="540"/>
              </w:tabs>
              <w:ind w:left="0"/>
            </w:pPr>
            <w:r>
              <w:t>NMFS</w:t>
            </w:r>
            <w:r w:rsidR="005C7F97">
              <w:t xml:space="preserve"> Project Contact send</w:t>
            </w:r>
            <w:r>
              <w:t>s</w:t>
            </w:r>
            <w:r w:rsidR="005C7F97">
              <w:t xml:space="preserve"> the CIE Reviewers the pre-review documents</w:t>
            </w:r>
          </w:p>
        </w:tc>
      </w:tr>
      <w:tr w:rsidR="005C7F97" w14:paraId="52A8D0A2" w14:textId="77777777">
        <w:trPr>
          <w:trHeight w:val="720"/>
        </w:trPr>
        <w:tc>
          <w:tcPr>
            <w:tcW w:w="1919" w:type="dxa"/>
            <w:vAlign w:val="center"/>
          </w:tcPr>
          <w:p w14:paraId="60FDEF2E" w14:textId="4262739A" w:rsidR="005C7F97" w:rsidRPr="00913ED5" w:rsidRDefault="005C7F97" w:rsidP="00913ED5">
            <w:pPr>
              <w:pStyle w:val="Level1"/>
              <w:widowControl w:val="0"/>
              <w:tabs>
                <w:tab w:val="left" w:pos="540"/>
              </w:tabs>
              <w:ind w:left="0"/>
              <w:jc w:val="right"/>
              <w:rPr>
                <w:b/>
                <w:i/>
                <w:color w:val="0000FF"/>
              </w:rPr>
            </w:pPr>
            <w:r w:rsidRPr="00913ED5">
              <w:rPr>
                <w:b/>
                <w:i/>
                <w:color w:val="0000FF"/>
              </w:rPr>
              <w:t xml:space="preserve">     </w:t>
            </w:r>
            <w:r w:rsidR="00BF6581">
              <w:rPr>
                <w:b/>
                <w:i/>
                <w:color w:val="0000FF"/>
              </w:rPr>
              <w:t>August 2</w:t>
            </w:r>
            <w:r w:rsidR="006D77D1">
              <w:rPr>
                <w:b/>
                <w:i/>
                <w:color w:val="0000FF"/>
              </w:rPr>
              <w:t>4</w:t>
            </w:r>
            <w:r w:rsidR="00A607FF">
              <w:rPr>
                <w:b/>
                <w:i/>
                <w:color w:val="0000FF"/>
              </w:rPr>
              <w:t>-28,  2015</w:t>
            </w:r>
          </w:p>
        </w:tc>
        <w:tc>
          <w:tcPr>
            <w:tcW w:w="7657" w:type="dxa"/>
            <w:vAlign w:val="center"/>
          </w:tcPr>
          <w:p w14:paraId="08CD9A65" w14:textId="77777777" w:rsidR="005C7F97" w:rsidRDefault="005C7F97" w:rsidP="00913ED5">
            <w:pPr>
              <w:pStyle w:val="Level1"/>
              <w:widowControl w:val="0"/>
              <w:tabs>
                <w:tab w:val="left" w:pos="540"/>
              </w:tabs>
              <w:ind w:left="0"/>
            </w:pPr>
            <w:r>
              <w:t>Each reviewer participate</w:t>
            </w:r>
            <w:r w:rsidR="00D21E50">
              <w:t>s</w:t>
            </w:r>
            <w:r>
              <w:t xml:space="preserve"> and conduct</w:t>
            </w:r>
            <w:r w:rsidR="00D21E50">
              <w:t>s</w:t>
            </w:r>
            <w:r>
              <w:t xml:space="preserve"> an independent peer review during the panel review meeting</w:t>
            </w:r>
          </w:p>
        </w:tc>
      </w:tr>
      <w:tr w:rsidR="005C7F97" w14:paraId="43FB235A" w14:textId="77777777">
        <w:trPr>
          <w:trHeight w:val="720"/>
        </w:trPr>
        <w:tc>
          <w:tcPr>
            <w:tcW w:w="1919" w:type="dxa"/>
            <w:vAlign w:val="center"/>
          </w:tcPr>
          <w:p w14:paraId="3158BCAE" w14:textId="4B229999" w:rsidR="005C7F97" w:rsidRPr="00913ED5" w:rsidRDefault="00A607FF" w:rsidP="00913ED5">
            <w:pPr>
              <w:pStyle w:val="Level1"/>
              <w:widowControl w:val="0"/>
              <w:tabs>
                <w:tab w:val="left" w:pos="540"/>
              </w:tabs>
              <w:ind w:left="0"/>
              <w:jc w:val="right"/>
              <w:rPr>
                <w:i/>
                <w:color w:val="0000FF"/>
              </w:rPr>
            </w:pPr>
            <w:r>
              <w:rPr>
                <w:i/>
                <w:color w:val="0000FF"/>
              </w:rPr>
              <w:t xml:space="preserve">  September 14, 2015</w:t>
            </w:r>
          </w:p>
        </w:tc>
        <w:tc>
          <w:tcPr>
            <w:tcW w:w="7657" w:type="dxa"/>
            <w:vAlign w:val="center"/>
          </w:tcPr>
          <w:p w14:paraId="344B3348" w14:textId="77777777" w:rsidR="005C7F97" w:rsidRDefault="005C7F97" w:rsidP="00913ED5">
            <w:pPr>
              <w:pStyle w:val="Level1"/>
              <w:widowControl w:val="0"/>
              <w:tabs>
                <w:tab w:val="left" w:pos="540"/>
              </w:tabs>
              <w:ind w:left="0"/>
            </w:pPr>
            <w:r>
              <w:t xml:space="preserve">CIE </w:t>
            </w:r>
            <w:r w:rsidR="0056297F">
              <w:t xml:space="preserve">reviewers </w:t>
            </w:r>
            <w:r>
              <w:t xml:space="preserve">submit draft CIE independent </w:t>
            </w:r>
            <w:r w:rsidR="00CC376B">
              <w:t xml:space="preserve">peer review reports to the </w:t>
            </w:r>
            <w:r w:rsidR="0056297F">
              <w:t>CIE Lead Coordinator and CIE Regional Coordinator</w:t>
            </w:r>
          </w:p>
        </w:tc>
      </w:tr>
      <w:tr w:rsidR="0056297F" w14:paraId="777155E5" w14:textId="77777777">
        <w:trPr>
          <w:trHeight w:val="720"/>
        </w:trPr>
        <w:tc>
          <w:tcPr>
            <w:tcW w:w="1919" w:type="dxa"/>
            <w:vAlign w:val="center"/>
          </w:tcPr>
          <w:p w14:paraId="14881781" w14:textId="6B9BCA8E" w:rsidR="0056297F" w:rsidRPr="00913ED5" w:rsidRDefault="00A607FF" w:rsidP="00913ED5">
            <w:pPr>
              <w:pStyle w:val="Level1"/>
              <w:widowControl w:val="0"/>
              <w:tabs>
                <w:tab w:val="left" w:pos="540"/>
              </w:tabs>
              <w:ind w:left="0"/>
              <w:jc w:val="right"/>
              <w:rPr>
                <w:i/>
                <w:color w:val="0000FF"/>
              </w:rPr>
            </w:pPr>
            <w:r>
              <w:rPr>
                <w:i/>
                <w:color w:val="0000FF"/>
              </w:rPr>
              <w:t>October 2, 2015</w:t>
            </w:r>
          </w:p>
        </w:tc>
        <w:tc>
          <w:tcPr>
            <w:tcW w:w="7657" w:type="dxa"/>
            <w:vAlign w:val="center"/>
          </w:tcPr>
          <w:p w14:paraId="43FA613E" w14:textId="77777777" w:rsidR="0056297F" w:rsidRDefault="0056297F" w:rsidP="00913ED5">
            <w:pPr>
              <w:pStyle w:val="Level1"/>
              <w:widowControl w:val="0"/>
              <w:tabs>
                <w:tab w:val="left" w:pos="540"/>
              </w:tabs>
              <w:ind w:left="0"/>
            </w:pPr>
            <w:r>
              <w:t>CIE submit</w:t>
            </w:r>
            <w:r w:rsidR="00D21E50">
              <w:t>s</w:t>
            </w:r>
            <w:r>
              <w:t xml:space="preserve"> CIE independent peer review reports to the COTR</w:t>
            </w:r>
          </w:p>
        </w:tc>
      </w:tr>
      <w:tr w:rsidR="005C7F97" w14:paraId="6282BB43" w14:textId="77777777">
        <w:trPr>
          <w:trHeight w:val="720"/>
        </w:trPr>
        <w:tc>
          <w:tcPr>
            <w:tcW w:w="1919" w:type="dxa"/>
            <w:vAlign w:val="center"/>
          </w:tcPr>
          <w:p w14:paraId="51F9323E" w14:textId="366D1189" w:rsidR="005C7F97" w:rsidRPr="00913ED5" w:rsidRDefault="00A607FF" w:rsidP="00913ED5">
            <w:pPr>
              <w:pStyle w:val="Level1"/>
              <w:widowControl w:val="0"/>
              <w:tabs>
                <w:tab w:val="left" w:pos="540"/>
              </w:tabs>
              <w:ind w:left="0"/>
              <w:jc w:val="right"/>
              <w:rPr>
                <w:i/>
                <w:color w:val="0000FF"/>
              </w:rPr>
            </w:pPr>
            <w:r>
              <w:rPr>
                <w:i/>
                <w:color w:val="0000FF"/>
              </w:rPr>
              <w:t>October 5, 2015</w:t>
            </w:r>
          </w:p>
        </w:tc>
        <w:tc>
          <w:tcPr>
            <w:tcW w:w="7657" w:type="dxa"/>
            <w:vAlign w:val="center"/>
          </w:tcPr>
          <w:p w14:paraId="60095EB2" w14:textId="77777777" w:rsidR="005C7F97" w:rsidRDefault="00CC376B" w:rsidP="00913ED5">
            <w:pPr>
              <w:pStyle w:val="Level1"/>
              <w:widowControl w:val="0"/>
              <w:tabs>
                <w:tab w:val="left" w:pos="540"/>
              </w:tabs>
              <w:ind w:left="0"/>
            </w:pPr>
            <w:r>
              <w:t>The COTR</w:t>
            </w:r>
            <w:r w:rsidR="005C7F97">
              <w:t xml:space="preserve"> distribute</w:t>
            </w:r>
            <w:r w:rsidR="00D21E50">
              <w:t>s</w:t>
            </w:r>
            <w:r w:rsidR="005C7F97">
              <w:t xml:space="preserve"> the final CIE reports to the </w:t>
            </w:r>
            <w:r w:rsidR="00D21E50">
              <w:t xml:space="preserve">NMFS </w:t>
            </w:r>
            <w:r w:rsidR="005C7F97">
              <w:t>Project Contact</w:t>
            </w:r>
            <w:r w:rsidR="00A27731">
              <w:t xml:space="preserve"> and regional Center Director</w:t>
            </w:r>
          </w:p>
        </w:tc>
      </w:tr>
    </w:tbl>
    <w:p w14:paraId="4C56E90F" w14:textId="77777777" w:rsidR="005F584E" w:rsidRDefault="005F584E" w:rsidP="005C7F97">
      <w:pPr>
        <w:pStyle w:val="Level1"/>
        <w:tabs>
          <w:tab w:val="left" w:pos="540"/>
        </w:tabs>
        <w:ind w:left="0"/>
      </w:pPr>
    </w:p>
    <w:p w14:paraId="3D37B79F" w14:textId="77777777" w:rsidR="00E80ACD" w:rsidRDefault="00E80ACD" w:rsidP="00E80ACD">
      <w:pPr>
        <w:rPr>
          <w:b/>
        </w:rPr>
      </w:pPr>
      <w:r>
        <w:rPr>
          <w:b/>
        </w:rPr>
        <w:t>Modifications to the Statement of Work:</w:t>
      </w:r>
      <w:r>
        <w:t xml:space="preserve">  This ‘Time and Materials’ task order may require an update or modification due to possible changes to the terms of reference or schedule of milestones resulting from the fishery management decision process of the NOAA Leadership, Fishery Management Council, and Council’s SSC advisory committee.  A request to modify this SoW must be approved by the Contracting Officer at least 15 working days prior to making any permanent changes.  The Contracting Officer will notify the COTR within 10 working days after receipt of all required information of the decision on </w:t>
      </w:r>
      <w:r w:rsidR="000C29B7">
        <w:t>change</w:t>
      </w:r>
      <w:r>
        <w:t>s.  The COTR can approve changes to the milestone dates, list of pre-review documents, and ToRs within the SoW as long as the role and ability of the CIE reviewers to complete the deliverable in accordance with the SoW is not adversely impacted.  The SoW and ToRs shall not be changed once the peer review has begun.</w:t>
      </w:r>
    </w:p>
    <w:p w14:paraId="1D8C1A11" w14:textId="77777777" w:rsidR="005C7F97" w:rsidRDefault="005C7F97" w:rsidP="005C7F97">
      <w:pPr>
        <w:pStyle w:val="Level1"/>
        <w:tabs>
          <w:tab w:val="left" w:pos="540"/>
        </w:tabs>
        <w:ind w:left="0"/>
      </w:pPr>
      <w:r>
        <w:t xml:space="preserve"> </w:t>
      </w:r>
    </w:p>
    <w:p w14:paraId="22D0C6B5" w14:textId="77777777" w:rsidR="00231409" w:rsidRDefault="00EA4646" w:rsidP="00EA4646">
      <w:r w:rsidRPr="00A22D84">
        <w:rPr>
          <w:b/>
        </w:rPr>
        <w:t>Acceptance of Deliverables:</w:t>
      </w:r>
      <w:r w:rsidR="00231409">
        <w:rPr>
          <w:b/>
        </w:rPr>
        <w:t xml:space="preserve">  </w:t>
      </w:r>
      <w:r w:rsidR="00231409">
        <w:t xml:space="preserve">Upon review and acceptance of the CIE independent peer review reports by the CIE </w:t>
      </w:r>
      <w:r w:rsidR="00B11C7E">
        <w:t xml:space="preserve">Lead Coordinator, Regional Coordinator, </w:t>
      </w:r>
      <w:r w:rsidR="00231409">
        <w:t xml:space="preserve">and Steering Committee, these reports </w:t>
      </w:r>
      <w:r w:rsidR="00A27731">
        <w:t>shall be</w:t>
      </w:r>
      <w:r w:rsidR="00231409">
        <w:t xml:space="preserve"> se</w:t>
      </w:r>
      <w:r w:rsidR="00B43322">
        <w:t xml:space="preserve">nt to the </w:t>
      </w:r>
      <w:r w:rsidR="00231409">
        <w:t>COTR</w:t>
      </w:r>
      <w:r w:rsidR="00B43322">
        <w:t xml:space="preserve"> for final </w:t>
      </w:r>
      <w:r w:rsidR="00231409">
        <w:t xml:space="preserve">approval </w:t>
      </w:r>
      <w:r w:rsidR="00B43322">
        <w:t xml:space="preserve">as </w:t>
      </w:r>
      <w:r w:rsidR="00231409">
        <w:t xml:space="preserve">contract deliverables based on </w:t>
      </w:r>
      <w:r w:rsidR="00A27731">
        <w:t>compliance with the SoW</w:t>
      </w:r>
      <w:r w:rsidR="004469F2">
        <w:t xml:space="preserve"> and ToRs</w:t>
      </w:r>
      <w:r w:rsidR="00231409">
        <w:t>.</w:t>
      </w:r>
      <w:r w:rsidR="00A6746E" w:rsidRPr="00A6746E">
        <w:t xml:space="preserve"> </w:t>
      </w:r>
      <w:r w:rsidR="00A27731">
        <w:t xml:space="preserve"> As specified in the Schedule of Milestones and Deliverables, t</w:t>
      </w:r>
      <w:r w:rsidR="00B11C7E">
        <w:t xml:space="preserve">he </w:t>
      </w:r>
      <w:r w:rsidR="00A6746E">
        <w:t xml:space="preserve">CIE shall send via e-mail the </w:t>
      </w:r>
      <w:r w:rsidR="00B43322">
        <w:t>contract deliverables (</w:t>
      </w:r>
      <w:r w:rsidR="00A6746E">
        <w:t xml:space="preserve">CIE </w:t>
      </w:r>
      <w:r w:rsidR="00B43322">
        <w:t xml:space="preserve">independent </w:t>
      </w:r>
      <w:r w:rsidR="00B11C7E">
        <w:t xml:space="preserve">peer review </w:t>
      </w:r>
      <w:r w:rsidR="00A6746E">
        <w:t>reports</w:t>
      </w:r>
      <w:r w:rsidR="00B43322">
        <w:t>)</w:t>
      </w:r>
      <w:r w:rsidR="00A6746E">
        <w:t xml:space="preserve"> </w:t>
      </w:r>
      <w:r w:rsidR="00A6746E" w:rsidRPr="00F8220C">
        <w:t xml:space="preserve">to the COTR </w:t>
      </w:r>
      <w:r w:rsidR="00A6746E">
        <w:t>(William Michaels</w:t>
      </w:r>
      <w:r w:rsidR="00B11C7E">
        <w:t xml:space="preserve">, via </w:t>
      </w:r>
      <w:r w:rsidR="00A6746E" w:rsidRPr="002F3F08">
        <w:t>William.Michaels@noaa.gov</w:t>
      </w:r>
      <w:r w:rsidR="00A6746E">
        <w:t>)</w:t>
      </w:r>
      <w:r w:rsidR="00A27731">
        <w:t>.</w:t>
      </w:r>
    </w:p>
    <w:p w14:paraId="3E63E100" w14:textId="77777777" w:rsidR="00A6746E" w:rsidRDefault="00A6746E" w:rsidP="00EA4646"/>
    <w:p w14:paraId="18BB8F46" w14:textId="77777777" w:rsidR="00582C4E" w:rsidRDefault="00A6746E" w:rsidP="00A6746E">
      <w:r w:rsidRPr="00153263">
        <w:rPr>
          <w:b/>
        </w:rPr>
        <w:t>Applicable Performance Standards:</w:t>
      </w:r>
      <w:r>
        <w:rPr>
          <w:b/>
        </w:rPr>
        <w:t xml:space="preserve"> </w:t>
      </w:r>
      <w:r w:rsidRPr="00A00851">
        <w:t xml:space="preserve"> </w:t>
      </w:r>
      <w:r w:rsidR="00B43322">
        <w:t>The contract is successfully completed when the COTR provides final ap</w:t>
      </w:r>
      <w:r w:rsidRPr="00A00851">
        <w:t xml:space="preserve">proval </w:t>
      </w:r>
      <w:r>
        <w:t xml:space="preserve">of the </w:t>
      </w:r>
      <w:r w:rsidRPr="00A00851">
        <w:t>contract deliverables</w:t>
      </w:r>
      <w:r w:rsidR="00B43322">
        <w:t xml:space="preserve">.  </w:t>
      </w:r>
      <w:r w:rsidR="00740368">
        <w:t>The a</w:t>
      </w:r>
      <w:r w:rsidR="00B43322">
        <w:t>ccepta</w:t>
      </w:r>
      <w:r w:rsidR="00740368">
        <w:t xml:space="preserve">nce of the </w:t>
      </w:r>
      <w:r w:rsidR="00B43322">
        <w:t>contract deliverables</w:t>
      </w:r>
      <w:r w:rsidR="00740368">
        <w:t xml:space="preserve"> shall be based on t</w:t>
      </w:r>
      <w:r w:rsidR="00A27731">
        <w:t>hree</w:t>
      </w:r>
      <w:r w:rsidR="00740368">
        <w:t xml:space="preserve"> performance standards: </w:t>
      </w:r>
    </w:p>
    <w:p w14:paraId="6E7434D6" w14:textId="77777777" w:rsidR="00582C4E" w:rsidRDefault="00740368" w:rsidP="00A6746E">
      <w:r>
        <w:t>(</w:t>
      </w:r>
      <w:r w:rsidR="006E5DA2">
        <w:t>1</w:t>
      </w:r>
      <w:r w:rsidR="00EE1864">
        <w:t>) The</w:t>
      </w:r>
      <w:r>
        <w:t xml:space="preserve"> </w:t>
      </w:r>
      <w:r w:rsidR="00A27731">
        <w:t>CIE</w:t>
      </w:r>
      <w:r>
        <w:t xml:space="preserve"> report </w:t>
      </w:r>
      <w:r w:rsidR="006E2AA6">
        <w:t xml:space="preserve">shall </w:t>
      </w:r>
      <w:r w:rsidR="004469F2">
        <w:t>completed with</w:t>
      </w:r>
      <w:r w:rsidR="006E2AA6">
        <w:t xml:space="preserve"> the </w:t>
      </w:r>
      <w:r>
        <w:t xml:space="preserve">format and content </w:t>
      </w:r>
      <w:r w:rsidR="00863D2D">
        <w:t xml:space="preserve">in accordance with </w:t>
      </w:r>
      <w:r w:rsidRPr="004469F2">
        <w:rPr>
          <w:b/>
        </w:rPr>
        <w:t>Annex 1</w:t>
      </w:r>
      <w:r w:rsidR="00863D2D">
        <w:t xml:space="preserve">, </w:t>
      </w:r>
    </w:p>
    <w:p w14:paraId="7B1BEFB9" w14:textId="77777777" w:rsidR="00582C4E" w:rsidRDefault="00863D2D" w:rsidP="00A6746E">
      <w:r>
        <w:t>(</w:t>
      </w:r>
      <w:r w:rsidR="006E5DA2">
        <w:t>2</w:t>
      </w:r>
      <w:r>
        <w:t>)</w:t>
      </w:r>
      <w:r w:rsidR="00740368">
        <w:t xml:space="preserve"> </w:t>
      </w:r>
      <w:r w:rsidR="00EE1864">
        <w:t>The</w:t>
      </w:r>
      <w:r>
        <w:t xml:space="preserve"> </w:t>
      </w:r>
      <w:r w:rsidR="006E2AA6">
        <w:t>CIE report</w:t>
      </w:r>
      <w:r>
        <w:t xml:space="preserve"> shall address each ToR as specified in </w:t>
      </w:r>
      <w:r w:rsidRPr="004469F2">
        <w:rPr>
          <w:b/>
        </w:rPr>
        <w:t>Annex 2</w:t>
      </w:r>
      <w:r>
        <w:t xml:space="preserve">, </w:t>
      </w:r>
    </w:p>
    <w:p w14:paraId="79C88151" w14:textId="77777777" w:rsidR="00A6746E" w:rsidRPr="00A00851" w:rsidRDefault="00863D2D" w:rsidP="00A6746E">
      <w:r>
        <w:t>(</w:t>
      </w:r>
      <w:r w:rsidR="006E5DA2">
        <w:t>3</w:t>
      </w:r>
      <w:r w:rsidR="00EE1864">
        <w:t>) T</w:t>
      </w:r>
      <w:r>
        <w:t>he</w:t>
      </w:r>
      <w:r w:rsidR="00740368">
        <w:t xml:space="preserve"> CIE reports shall be delivered </w:t>
      </w:r>
      <w:r w:rsidR="006E2AA6">
        <w:t>in a timely manner as</w:t>
      </w:r>
      <w:r w:rsidR="00740368">
        <w:t xml:space="preserve"> specified in </w:t>
      </w:r>
      <w:r w:rsidR="00A6746E">
        <w:t>the schedule of milestone</w:t>
      </w:r>
      <w:r>
        <w:t>s and deliverables</w:t>
      </w:r>
      <w:r w:rsidR="00A6746E">
        <w:t>.</w:t>
      </w:r>
    </w:p>
    <w:p w14:paraId="1C15FD09" w14:textId="77777777" w:rsidR="00231409" w:rsidRDefault="00231409" w:rsidP="00EA4646"/>
    <w:p w14:paraId="1298F872" w14:textId="77777777" w:rsidR="00EA4646" w:rsidRDefault="00A6746E" w:rsidP="00EA4646">
      <w:r>
        <w:rPr>
          <w:b/>
        </w:rPr>
        <w:t>Distribution of Approved</w:t>
      </w:r>
      <w:r w:rsidRPr="00A22D84">
        <w:rPr>
          <w:b/>
        </w:rPr>
        <w:t xml:space="preserve"> Deliverables:</w:t>
      </w:r>
      <w:r>
        <w:rPr>
          <w:b/>
        </w:rPr>
        <w:t xml:space="preserve">  </w:t>
      </w:r>
      <w:r w:rsidR="004469F2">
        <w:t xml:space="preserve">Upon </w:t>
      </w:r>
      <w:r w:rsidR="00EA4646">
        <w:t>acceptance</w:t>
      </w:r>
      <w:r>
        <w:t xml:space="preserve"> by the COTR</w:t>
      </w:r>
      <w:r w:rsidR="00EA4646">
        <w:t xml:space="preserve">, </w:t>
      </w:r>
      <w:r w:rsidR="00B11C7E">
        <w:t xml:space="preserve">the </w:t>
      </w:r>
      <w:r w:rsidR="00EA4646">
        <w:t xml:space="preserve">CIE </w:t>
      </w:r>
      <w:r w:rsidR="00B11C7E">
        <w:t xml:space="preserve">Lead Coordinator </w:t>
      </w:r>
      <w:r w:rsidR="00EA4646">
        <w:t>shall send via e-mail the final CIE rep</w:t>
      </w:r>
      <w:r>
        <w:t>ort</w:t>
      </w:r>
      <w:r w:rsidR="006E2AA6">
        <w:t>s</w:t>
      </w:r>
      <w:r>
        <w:t xml:space="preserve"> in *.PDF format to the COTR</w:t>
      </w:r>
      <w:r w:rsidR="00EA4646">
        <w:t>.</w:t>
      </w:r>
      <w:r w:rsidR="00EA4646" w:rsidRPr="00D9586D">
        <w:t xml:space="preserve"> </w:t>
      </w:r>
      <w:r w:rsidR="00EA4646">
        <w:t xml:space="preserve"> The COTR </w:t>
      </w:r>
      <w:r>
        <w:t>will distribute the CIE reports to the NMFS Project Contact</w:t>
      </w:r>
      <w:r w:rsidR="006E2AA6">
        <w:t xml:space="preserve"> and Center Director</w:t>
      </w:r>
      <w:r>
        <w:t>.</w:t>
      </w:r>
    </w:p>
    <w:p w14:paraId="117FED68" w14:textId="77777777" w:rsidR="00EA4646" w:rsidRDefault="00EA4646" w:rsidP="00EA4646"/>
    <w:p w14:paraId="73C366E6" w14:textId="77777777" w:rsidR="00EA4646" w:rsidRPr="00A22D84" w:rsidRDefault="008136CC" w:rsidP="00EA4646">
      <w:pPr>
        <w:rPr>
          <w:b/>
        </w:rPr>
      </w:pPr>
      <w:r>
        <w:rPr>
          <w:b/>
        </w:rPr>
        <w:t>Support</w:t>
      </w:r>
      <w:r w:rsidR="00EA4646" w:rsidRPr="00A22D84">
        <w:rPr>
          <w:b/>
        </w:rPr>
        <w:t xml:space="preserve"> Personnel:</w:t>
      </w:r>
    </w:p>
    <w:p w14:paraId="2A4F87A2" w14:textId="77777777" w:rsidR="00EA4646" w:rsidRDefault="00EA4646" w:rsidP="00EA4646"/>
    <w:p w14:paraId="481311EA" w14:textId="77777777" w:rsidR="002F3F08" w:rsidRDefault="002F3F08" w:rsidP="002F3F08">
      <w:r>
        <w:t>Allen Shimada</w:t>
      </w:r>
    </w:p>
    <w:p w14:paraId="1EA32377" w14:textId="77777777" w:rsidR="002F3F08" w:rsidRDefault="002F3F08" w:rsidP="002F3F08">
      <w:r>
        <w:t>NMFS Office of Science and Technology</w:t>
      </w:r>
    </w:p>
    <w:p w14:paraId="73943D75" w14:textId="77777777" w:rsidR="002F3F08" w:rsidRDefault="002F3F08" w:rsidP="002F3F08">
      <w:r>
        <w:t>1315 East West Hwy, SSMC3, F/ST4, Silver Spring, MD 20910</w:t>
      </w:r>
    </w:p>
    <w:p w14:paraId="1906984F" w14:textId="77777777" w:rsidR="002F3F08" w:rsidRDefault="002F3F08" w:rsidP="002F3F08">
      <w:r>
        <w:t xml:space="preserve">Allen Shimada@noaa.gov  </w:t>
      </w:r>
      <w:r>
        <w:tab/>
        <w:t>Phone: 301-427-8174</w:t>
      </w:r>
    </w:p>
    <w:p w14:paraId="2D0DCA45" w14:textId="77777777" w:rsidR="006E2AA6" w:rsidRDefault="006E2AA6" w:rsidP="007C22B2"/>
    <w:p w14:paraId="05157C0E" w14:textId="77777777" w:rsidR="007C22B2" w:rsidRDefault="007C22B2" w:rsidP="007C22B2">
      <w:r w:rsidRPr="0073538B">
        <w:t xml:space="preserve">Manoj Shivlani, CIE </w:t>
      </w:r>
      <w:r w:rsidR="00B11C7E">
        <w:t xml:space="preserve">Lead Coordinator </w:t>
      </w:r>
    </w:p>
    <w:p w14:paraId="2444E766" w14:textId="77777777" w:rsidR="00B11C7E" w:rsidRPr="0073538B" w:rsidRDefault="00B11C7E" w:rsidP="007C22B2">
      <w:r>
        <w:t xml:space="preserve">Northern Taiga Ventures, Inc.  </w:t>
      </w:r>
    </w:p>
    <w:p w14:paraId="026E0462" w14:textId="77777777" w:rsidR="007C22B2" w:rsidRPr="0073538B" w:rsidRDefault="007C22B2" w:rsidP="007C22B2">
      <w:r>
        <w:t>10600 SW 131</w:t>
      </w:r>
      <w:r w:rsidRPr="00C1343F">
        <w:rPr>
          <w:vertAlign w:val="superscript"/>
        </w:rPr>
        <w:t>st</w:t>
      </w:r>
      <w:r>
        <w:t xml:space="preserve"> Court, Miami, FL  33186</w:t>
      </w:r>
    </w:p>
    <w:p w14:paraId="51AACC49" w14:textId="77777777" w:rsidR="008136CC" w:rsidRDefault="00551A73" w:rsidP="008136CC">
      <w:r>
        <w:t>mshivlani@ntvifederal.com</w:t>
      </w:r>
      <w:r w:rsidR="007C22B2" w:rsidRPr="0073538B">
        <w:tab/>
      </w:r>
      <w:r w:rsidR="007C22B2" w:rsidRPr="0073538B">
        <w:tab/>
        <w:t>Phone: 305-</w:t>
      </w:r>
      <w:r w:rsidR="00C4549C">
        <w:t>968-7136</w:t>
      </w:r>
    </w:p>
    <w:p w14:paraId="206BFE91" w14:textId="77777777" w:rsidR="008136CC" w:rsidRDefault="008136CC" w:rsidP="008136CC"/>
    <w:p w14:paraId="6A11B652" w14:textId="77777777" w:rsidR="008136CC" w:rsidRPr="00A22D84" w:rsidRDefault="008136CC" w:rsidP="008136CC">
      <w:pPr>
        <w:rPr>
          <w:b/>
        </w:rPr>
      </w:pPr>
      <w:r w:rsidRPr="00A22D84">
        <w:rPr>
          <w:b/>
        </w:rPr>
        <w:t>Key Personnel:</w:t>
      </w:r>
    </w:p>
    <w:p w14:paraId="448C6A17" w14:textId="77777777" w:rsidR="00EA4646" w:rsidRDefault="00EA4646" w:rsidP="00EA4646"/>
    <w:p w14:paraId="59CEC953" w14:textId="77777777" w:rsidR="00EA4646" w:rsidRDefault="00A6746E" w:rsidP="00EA4646">
      <w:r>
        <w:rPr>
          <w:u w:val="single"/>
        </w:rPr>
        <w:t xml:space="preserve">NMFS </w:t>
      </w:r>
      <w:r w:rsidR="00EA4646" w:rsidRPr="00885236">
        <w:rPr>
          <w:u w:val="single"/>
        </w:rPr>
        <w:t>Project Contact</w:t>
      </w:r>
      <w:r w:rsidR="00EA4646">
        <w:t>:</w:t>
      </w:r>
    </w:p>
    <w:p w14:paraId="1D23F566" w14:textId="77777777" w:rsidR="00EA4646" w:rsidRDefault="00EA4646" w:rsidP="003E2F9B"/>
    <w:p w14:paraId="478706AD" w14:textId="670A508C" w:rsidR="00A607FF" w:rsidRDefault="003965EF" w:rsidP="00A607FF">
      <w:r>
        <w:t>Marti McCracken</w:t>
      </w:r>
      <w:r w:rsidR="00A607FF" w:rsidRPr="00C67856">
        <w:t xml:space="preserve"> </w:t>
      </w:r>
    </w:p>
    <w:p w14:paraId="1DD4455D" w14:textId="1DA58B37" w:rsidR="003965EF" w:rsidRDefault="003965EF" w:rsidP="00A607FF">
      <w:r>
        <w:t>Mathematical Statistician</w:t>
      </w:r>
    </w:p>
    <w:p w14:paraId="058187DE" w14:textId="77777777" w:rsidR="003965EF" w:rsidRPr="00594A00" w:rsidRDefault="003965EF" w:rsidP="003965EF">
      <w:pPr>
        <w:shd w:val="clear" w:color="auto" w:fill="FFFFFF"/>
      </w:pPr>
      <w:r w:rsidRPr="00594A00">
        <w:t>Fisheries Research and Monitoring Division</w:t>
      </w:r>
    </w:p>
    <w:p w14:paraId="5545FF74" w14:textId="77777777" w:rsidR="003965EF" w:rsidRPr="00594A00" w:rsidRDefault="003965EF" w:rsidP="003965EF">
      <w:pPr>
        <w:shd w:val="clear" w:color="auto" w:fill="FFFFFF"/>
      </w:pPr>
      <w:r w:rsidRPr="00594A00">
        <w:t>National Marine Fisheries Service</w:t>
      </w:r>
    </w:p>
    <w:p w14:paraId="7965DAA1" w14:textId="77777777" w:rsidR="003965EF" w:rsidRPr="00594A00" w:rsidRDefault="003965EF" w:rsidP="003965EF">
      <w:pPr>
        <w:shd w:val="clear" w:color="auto" w:fill="FFFFFF"/>
      </w:pPr>
      <w:r w:rsidRPr="00594A00">
        <w:t>Pacific Islands Fisheries Science Center</w:t>
      </w:r>
    </w:p>
    <w:p w14:paraId="53815C5B" w14:textId="5FCACCC3" w:rsidR="003965EF" w:rsidRPr="00594A00" w:rsidRDefault="00BF6581" w:rsidP="003965EF">
      <w:pPr>
        <w:shd w:val="clear" w:color="auto" w:fill="FFFFFF"/>
      </w:pPr>
      <w:r>
        <w:t>1845 Wasp Boulevard,</w:t>
      </w:r>
      <w:r w:rsidR="003965EF" w:rsidRPr="00594A00">
        <w:t xml:space="preserve"> Bldg. #176</w:t>
      </w:r>
    </w:p>
    <w:p w14:paraId="24C0F14B" w14:textId="77777777" w:rsidR="003965EF" w:rsidRPr="00594A00" w:rsidRDefault="003965EF" w:rsidP="003965EF">
      <w:pPr>
        <w:shd w:val="clear" w:color="auto" w:fill="FFFFFF"/>
      </w:pPr>
      <w:r w:rsidRPr="00594A00">
        <w:t>Honolulu, Hawaii 96818</w:t>
      </w:r>
    </w:p>
    <w:p w14:paraId="18F582BF" w14:textId="41616447" w:rsidR="003965EF" w:rsidRDefault="005847D5" w:rsidP="003965EF">
      <w:hyperlink r:id="rId10" w:history="1">
        <w:r w:rsidR="003965EF" w:rsidRPr="00CB2251">
          <w:rPr>
            <w:rStyle w:val="Hyperlink"/>
          </w:rPr>
          <w:t>marti.mccracken@noaa.gov</w:t>
        </w:r>
      </w:hyperlink>
      <w:r w:rsidR="003965EF">
        <w:tab/>
      </w:r>
      <w:r w:rsidR="003965EF">
        <w:tab/>
        <w:t>Phone: (808) 725-5736</w:t>
      </w:r>
    </w:p>
    <w:p w14:paraId="1AB5B807" w14:textId="77777777" w:rsidR="00465B38" w:rsidRDefault="00465B38" w:rsidP="003965EF"/>
    <w:p w14:paraId="67059BF7" w14:textId="3C00271A" w:rsidR="00465B38" w:rsidRDefault="00465B38" w:rsidP="00465B38">
      <w:r>
        <w:t>Annie Yau</w:t>
      </w:r>
    </w:p>
    <w:p w14:paraId="305B5CB4" w14:textId="6DB5B394" w:rsidR="00465B38" w:rsidRDefault="005847D5" w:rsidP="00465B38">
      <w:hyperlink r:id="rId11" w:history="1">
        <w:r w:rsidR="00465B38" w:rsidRPr="00153638">
          <w:rPr>
            <w:rStyle w:val="Hyperlink"/>
          </w:rPr>
          <w:t>Annie.yau@noaa.gov</w:t>
        </w:r>
      </w:hyperlink>
      <w:r w:rsidR="00465B38">
        <w:tab/>
      </w:r>
    </w:p>
    <w:p w14:paraId="68EE9A74" w14:textId="1050EA26" w:rsidR="00775516" w:rsidRDefault="00775516" w:rsidP="00465B38">
      <w:r>
        <w:t>Phone:</w:t>
      </w:r>
      <w:r w:rsidR="002109EF">
        <w:t xml:space="preserve"> (808) </w:t>
      </w:r>
      <w:r>
        <w:t>725-5350</w:t>
      </w:r>
    </w:p>
    <w:p w14:paraId="4861B265" w14:textId="77777777" w:rsidR="00465B38" w:rsidRPr="00594A00" w:rsidRDefault="00465B38" w:rsidP="003965EF"/>
    <w:p w14:paraId="7375C724" w14:textId="77777777" w:rsidR="003965EF" w:rsidRPr="00C67856" w:rsidRDefault="003965EF" w:rsidP="00A607FF"/>
    <w:p w14:paraId="3EA7D444" w14:textId="77777777" w:rsidR="00A607FF" w:rsidRDefault="00A607FF" w:rsidP="003E2F9B"/>
    <w:p w14:paraId="2E6FEC21" w14:textId="097B01CB" w:rsidR="00405967" w:rsidRPr="007C22B2" w:rsidRDefault="00AD29F2" w:rsidP="00405967">
      <w:pPr>
        <w:pStyle w:val="NormalWeb"/>
        <w:spacing w:before="0" w:beforeAutospacing="0" w:after="0" w:afterAutospacing="0"/>
        <w:ind w:left="360"/>
        <w:jc w:val="center"/>
        <w:rPr>
          <w:b/>
        </w:rPr>
      </w:pPr>
      <w:r>
        <w:br w:type="page"/>
      </w:r>
      <w:r w:rsidR="00405967">
        <w:rPr>
          <w:b/>
        </w:rPr>
        <w:lastRenderedPageBreak/>
        <w:t>Annex 1</w:t>
      </w:r>
      <w:r w:rsidR="00405967" w:rsidRPr="007C22B2">
        <w:rPr>
          <w:b/>
        </w:rPr>
        <w:t xml:space="preserve">:  </w:t>
      </w:r>
      <w:r w:rsidR="00405967">
        <w:rPr>
          <w:b/>
        </w:rPr>
        <w:t xml:space="preserve">Format and </w:t>
      </w:r>
      <w:r w:rsidR="00405967" w:rsidRPr="007C22B2">
        <w:rPr>
          <w:b/>
        </w:rPr>
        <w:t xml:space="preserve">Contents of </w:t>
      </w:r>
      <w:r w:rsidR="00A3526D">
        <w:rPr>
          <w:b/>
        </w:rPr>
        <w:t>CIE Independent Peer Review</w:t>
      </w:r>
      <w:r w:rsidR="00A3526D" w:rsidRPr="007C22B2">
        <w:rPr>
          <w:b/>
        </w:rPr>
        <w:t xml:space="preserve"> </w:t>
      </w:r>
      <w:r w:rsidR="00405967" w:rsidRPr="007C22B2">
        <w:rPr>
          <w:b/>
        </w:rPr>
        <w:t>Report</w:t>
      </w:r>
    </w:p>
    <w:p w14:paraId="16C279BE" w14:textId="77777777" w:rsidR="00405967" w:rsidRDefault="00405967" w:rsidP="00405967">
      <w:pPr>
        <w:rPr>
          <w:color w:val="000000"/>
        </w:rPr>
      </w:pPr>
    </w:p>
    <w:p w14:paraId="3DC53A00" w14:textId="5F00FB84" w:rsidR="00405967" w:rsidRDefault="00405967" w:rsidP="00405967">
      <w:pPr>
        <w:ind w:left="240" w:hanging="240"/>
        <w:rPr>
          <w:color w:val="000000"/>
        </w:rPr>
      </w:pPr>
      <w:r>
        <w:rPr>
          <w:color w:val="000000"/>
        </w:rPr>
        <w:t xml:space="preserve">1. </w:t>
      </w:r>
      <w:r w:rsidR="00A3526D">
        <w:rPr>
          <w:color w:val="000000"/>
        </w:rPr>
        <w:t xml:space="preserve">Each CIE independent </w:t>
      </w:r>
      <w:r w:rsidR="002F209D">
        <w:rPr>
          <w:color w:val="000000"/>
        </w:rPr>
        <w:t xml:space="preserve">peer </w:t>
      </w:r>
      <w:r w:rsidR="00A3526D">
        <w:rPr>
          <w:color w:val="000000"/>
        </w:rPr>
        <w:t>review report</w:t>
      </w:r>
      <w:r>
        <w:rPr>
          <w:color w:val="000000"/>
        </w:rPr>
        <w:t xml:space="preserve"> shall be prefaced with an Executive Summary providing a concise summary of the findings and recommendations</w:t>
      </w:r>
      <w:r w:rsidR="00210F02">
        <w:rPr>
          <w:color w:val="000000"/>
        </w:rPr>
        <w:t xml:space="preserve"> following Annex 2 Terms of Reference</w:t>
      </w:r>
      <w:r>
        <w:rPr>
          <w:color w:val="000000"/>
        </w:rPr>
        <w:t>.</w:t>
      </w:r>
    </w:p>
    <w:p w14:paraId="524EF2E2" w14:textId="77777777" w:rsidR="00405967" w:rsidRDefault="00405967" w:rsidP="00405967">
      <w:pPr>
        <w:ind w:left="240" w:hanging="240"/>
        <w:rPr>
          <w:color w:val="000000"/>
        </w:rPr>
      </w:pPr>
    </w:p>
    <w:p w14:paraId="39C89C9F" w14:textId="7858259E" w:rsidR="00405967" w:rsidRDefault="00405967" w:rsidP="00405967">
      <w:pPr>
        <w:ind w:left="240" w:hanging="240"/>
        <w:rPr>
          <w:color w:val="000000"/>
        </w:rPr>
      </w:pPr>
      <w:r>
        <w:rPr>
          <w:color w:val="000000"/>
        </w:rPr>
        <w:t xml:space="preserve">2. </w:t>
      </w:r>
      <w:r w:rsidRPr="00B87763">
        <w:rPr>
          <w:color w:val="000000"/>
        </w:rPr>
        <w:t xml:space="preserve">The main body of the </w:t>
      </w:r>
      <w:r w:rsidR="002F209D">
        <w:rPr>
          <w:color w:val="000000"/>
        </w:rPr>
        <w:t xml:space="preserve">CIE independent peer </w:t>
      </w:r>
      <w:r w:rsidR="00EB4AA3">
        <w:rPr>
          <w:color w:val="000000"/>
        </w:rPr>
        <w:t>review</w:t>
      </w:r>
      <w:r w:rsidR="006330ED">
        <w:rPr>
          <w:color w:val="000000"/>
        </w:rPr>
        <w:t xml:space="preserve"> r</w:t>
      </w:r>
      <w:r>
        <w:rPr>
          <w:color w:val="000000"/>
        </w:rPr>
        <w:t>eport shall consist of a Background, D</w:t>
      </w:r>
      <w:r w:rsidRPr="00B87763">
        <w:rPr>
          <w:color w:val="000000"/>
        </w:rPr>
        <w:t xml:space="preserve">escription of </w:t>
      </w:r>
      <w:r>
        <w:rPr>
          <w:color w:val="000000"/>
        </w:rPr>
        <w:t xml:space="preserve">the </w:t>
      </w:r>
      <w:r w:rsidR="00980192">
        <w:rPr>
          <w:color w:val="000000"/>
        </w:rPr>
        <w:t xml:space="preserve">Individual Reviewer’s </w:t>
      </w:r>
      <w:r>
        <w:rPr>
          <w:color w:val="000000"/>
        </w:rPr>
        <w:t>Role in the Review A</w:t>
      </w:r>
      <w:r w:rsidRPr="00B87763">
        <w:rPr>
          <w:color w:val="000000"/>
        </w:rPr>
        <w:t>ctivities,</w:t>
      </w:r>
      <w:r>
        <w:rPr>
          <w:color w:val="000000"/>
        </w:rPr>
        <w:t xml:space="preserve"> Summary of F</w:t>
      </w:r>
      <w:r w:rsidRPr="00B87763">
        <w:rPr>
          <w:color w:val="000000"/>
        </w:rPr>
        <w:t>indings</w:t>
      </w:r>
      <w:r>
        <w:rPr>
          <w:color w:val="000000"/>
        </w:rPr>
        <w:t xml:space="preserve"> for each ToR in which the</w:t>
      </w:r>
      <w:r w:rsidRPr="006023F4">
        <w:rPr>
          <w:color w:val="000000"/>
        </w:rPr>
        <w:t xml:space="preserve"> </w:t>
      </w:r>
      <w:r>
        <w:rPr>
          <w:color w:val="000000"/>
        </w:rPr>
        <w:t>weaknesses and strengths are described</w:t>
      </w:r>
      <w:r w:rsidRPr="00B87763">
        <w:rPr>
          <w:color w:val="000000"/>
        </w:rPr>
        <w:t>, an</w:t>
      </w:r>
      <w:r>
        <w:rPr>
          <w:color w:val="000000"/>
        </w:rPr>
        <w:t>d Conclusions and Recommendations in accordance with the ToRs.</w:t>
      </w:r>
    </w:p>
    <w:p w14:paraId="602D5567" w14:textId="77777777" w:rsidR="00405967" w:rsidRDefault="00405967" w:rsidP="00405967">
      <w:pPr>
        <w:ind w:left="240" w:hanging="240"/>
        <w:rPr>
          <w:color w:val="000000"/>
        </w:rPr>
      </w:pPr>
    </w:p>
    <w:p w14:paraId="463241DC" w14:textId="68A8239E" w:rsidR="00405967" w:rsidRDefault="00405967" w:rsidP="00405967">
      <w:pPr>
        <w:ind w:left="240"/>
        <w:rPr>
          <w:color w:val="000000"/>
        </w:rPr>
      </w:pPr>
      <w:r>
        <w:rPr>
          <w:color w:val="000000"/>
        </w:rPr>
        <w:t xml:space="preserve">a. </w:t>
      </w:r>
      <w:r w:rsidR="00002BD0">
        <w:rPr>
          <w:color w:val="000000"/>
        </w:rPr>
        <w:t xml:space="preserve">Reviewers </w:t>
      </w:r>
      <w:r>
        <w:rPr>
          <w:color w:val="000000"/>
        </w:rPr>
        <w:t>should describe in own words the review activities completed during the panel review meeting, including providing a brief summary of findings, of the science, conclusions, and recommendations.</w:t>
      </w:r>
    </w:p>
    <w:p w14:paraId="11156EEA" w14:textId="77777777" w:rsidR="00405967" w:rsidRDefault="00405967" w:rsidP="00405967">
      <w:pPr>
        <w:ind w:left="240"/>
        <w:rPr>
          <w:color w:val="000000"/>
        </w:rPr>
      </w:pPr>
    </w:p>
    <w:p w14:paraId="7E4CC040" w14:textId="63D1F5F9" w:rsidR="00405967" w:rsidRDefault="00405967" w:rsidP="00405967">
      <w:pPr>
        <w:ind w:left="240"/>
        <w:rPr>
          <w:color w:val="000000"/>
        </w:rPr>
      </w:pPr>
      <w:r>
        <w:rPr>
          <w:color w:val="000000"/>
        </w:rPr>
        <w:t xml:space="preserve">b. </w:t>
      </w:r>
      <w:r w:rsidR="007F375B">
        <w:rPr>
          <w:color w:val="000000"/>
        </w:rPr>
        <w:t>Reviewers</w:t>
      </w:r>
      <w:r>
        <w:rPr>
          <w:color w:val="000000"/>
        </w:rPr>
        <w:t xml:space="preserve"> should discuss </w:t>
      </w:r>
      <w:r w:rsidR="00C30C52">
        <w:rPr>
          <w:color w:val="000000"/>
        </w:rPr>
        <w:t xml:space="preserve">their independent </w:t>
      </w:r>
      <w:r>
        <w:rPr>
          <w:color w:val="000000"/>
        </w:rPr>
        <w:t>views on each ToR</w:t>
      </w:r>
      <w:r w:rsidR="003C5A20">
        <w:rPr>
          <w:color w:val="000000"/>
        </w:rPr>
        <w:t xml:space="preserve"> even if these were consistent with those of other panelists, and especially</w:t>
      </w:r>
      <w:r>
        <w:rPr>
          <w:color w:val="000000"/>
        </w:rPr>
        <w:t xml:space="preserve"> including differences of views among other panelists.</w:t>
      </w:r>
    </w:p>
    <w:p w14:paraId="4188BF82" w14:textId="77777777" w:rsidR="00405967" w:rsidRDefault="00405967" w:rsidP="00684DF1">
      <w:pPr>
        <w:rPr>
          <w:color w:val="000000"/>
        </w:rPr>
      </w:pPr>
    </w:p>
    <w:p w14:paraId="3627A33D" w14:textId="2A3BEA5D" w:rsidR="00405967" w:rsidRDefault="003F39CA" w:rsidP="00405967">
      <w:pPr>
        <w:ind w:left="240"/>
        <w:rPr>
          <w:color w:val="000000"/>
        </w:rPr>
      </w:pPr>
      <w:r>
        <w:rPr>
          <w:color w:val="000000"/>
        </w:rPr>
        <w:t>c</w:t>
      </w:r>
      <w:r w:rsidR="00405967">
        <w:rPr>
          <w:color w:val="000000"/>
        </w:rPr>
        <w:t xml:space="preserve">. </w:t>
      </w:r>
      <w:r w:rsidR="00DF6D84">
        <w:rPr>
          <w:color w:val="000000"/>
        </w:rPr>
        <w:t xml:space="preserve">Reviewers </w:t>
      </w:r>
      <w:r w:rsidR="00405967">
        <w:rPr>
          <w:color w:val="000000"/>
        </w:rPr>
        <w:t>shall</w:t>
      </w:r>
      <w:r w:rsidR="00405967" w:rsidRPr="00B87763">
        <w:rPr>
          <w:color w:val="000000"/>
        </w:rPr>
        <w:t xml:space="preserve"> provide </w:t>
      </w:r>
      <w:r w:rsidR="00405967">
        <w:rPr>
          <w:color w:val="000000"/>
        </w:rPr>
        <w:t>a critique of the NMFS review</w:t>
      </w:r>
      <w:r w:rsidR="00405967" w:rsidRPr="00B87763">
        <w:rPr>
          <w:color w:val="000000"/>
        </w:rPr>
        <w:t xml:space="preserve"> </w:t>
      </w:r>
      <w:r w:rsidR="00405967">
        <w:rPr>
          <w:color w:val="000000"/>
        </w:rPr>
        <w:t>process, including</w:t>
      </w:r>
      <w:r w:rsidR="00405967" w:rsidRPr="00B87763">
        <w:rPr>
          <w:color w:val="000000"/>
        </w:rPr>
        <w:t xml:space="preserve"> suggestions for improvement</w:t>
      </w:r>
      <w:r w:rsidR="00405967">
        <w:rPr>
          <w:color w:val="000000"/>
        </w:rPr>
        <w:t>s of both process and products</w:t>
      </w:r>
      <w:r w:rsidR="00405967" w:rsidRPr="00B87763">
        <w:rPr>
          <w:color w:val="000000"/>
        </w:rPr>
        <w:t>.</w:t>
      </w:r>
      <w:r w:rsidR="00405967">
        <w:rPr>
          <w:color w:val="000000"/>
        </w:rPr>
        <w:t xml:space="preserve"> </w:t>
      </w:r>
    </w:p>
    <w:p w14:paraId="29AE19CD" w14:textId="77777777" w:rsidR="00405967" w:rsidRDefault="00405967" w:rsidP="00405967">
      <w:pPr>
        <w:ind w:left="240"/>
        <w:rPr>
          <w:color w:val="000000"/>
        </w:rPr>
      </w:pPr>
    </w:p>
    <w:p w14:paraId="1720A19F" w14:textId="6952DEF7" w:rsidR="00405967" w:rsidRPr="00341CEE" w:rsidRDefault="003F39CA" w:rsidP="00405967">
      <w:pPr>
        <w:ind w:left="240"/>
        <w:rPr>
          <w:color w:val="000000"/>
        </w:rPr>
      </w:pPr>
      <w:r>
        <w:rPr>
          <w:color w:val="000000"/>
        </w:rPr>
        <w:t>d</w:t>
      </w:r>
      <w:r w:rsidR="00405967">
        <w:rPr>
          <w:color w:val="000000"/>
        </w:rPr>
        <w:t xml:space="preserve">. </w:t>
      </w:r>
      <w:r w:rsidR="008150DD">
        <w:rPr>
          <w:color w:val="000000"/>
        </w:rPr>
        <w:t xml:space="preserve">Each </w:t>
      </w:r>
      <w:r w:rsidR="00BA6538">
        <w:rPr>
          <w:color w:val="000000"/>
        </w:rPr>
        <w:t>r</w:t>
      </w:r>
      <w:r w:rsidR="008150DD">
        <w:rPr>
          <w:color w:val="000000"/>
        </w:rPr>
        <w:t>eviewer’</w:t>
      </w:r>
      <w:r w:rsidR="00F63E11">
        <w:rPr>
          <w:color w:val="000000"/>
        </w:rPr>
        <w:t>s i</w:t>
      </w:r>
      <w:r w:rsidR="007A2C4A">
        <w:rPr>
          <w:color w:val="000000"/>
        </w:rPr>
        <w:t>ndependent pe</w:t>
      </w:r>
      <w:r w:rsidR="008150DD">
        <w:rPr>
          <w:color w:val="000000"/>
        </w:rPr>
        <w:t>er</w:t>
      </w:r>
      <w:r w:rsidR="007A2C4A">
        <w:rPr>
          <w:color w:val="000000"/>
        </w:rPr>
        <w:t xml:space="preserve"> r</w:t>
      </w:r>
      <w:r w:rsidR="008150DD">
        <w:rPr>
          <w:color w:val="000000"/>
        </w:rPr>
        <w:t>eview</w:t>
      </w:r>
      <w:r w:rsidR="00405967">
        <w:rPr>
          <w:color w:val="000000"/>
        </w:rPr>
        <w:t xml:space="preserve"> report shall be a stand-alone document for others to understand the weaknesses and strengths of the science reviewed in regard to each ToRs.</w:t>
      </w:r>
      <w:r w:rsidR="00753018">
        <w:rPr>
          <w:color w:val="000000"/>
        </w:rPr>
        <w:t xml:space="preserve"> The independent peer review report shall be an independent peer review of each ToRs.</w:t>
      </w:r>
    </w:p>
    <w:p w14:paraId="59E50390" w14:textId="77777777" w:rsidR="00405967" w:rsidRDefault="00405967" w:rsidP="00405967">
      <w:pPr>
        <w:ind w:left="240" w:hanging="240"/>
        <w:rPr>
          <w:color w:val="000000"/>
        </w:rPr>
      </w:pPr>
    </w:p>
    <w:p w14:paraId="41C68AFF" w14:textId="6637DBDF" w:rsidR="00405967" w:rsidRDefault="00405967" w:rsidP="00405967">
      <w:pPr>
        <w:ind w:left="240" w:hanging="240"/>
        <w:rPr>
          <w:color w:val="000000"/>
        </w:rPr>
      </w:pPr>
      <w:r>
        <w:rPr>
          <w:color w:val="000000"/>
        </w:rPr>
        <w:t xml:space="preserve">3. The </w:t>
      </w:r>
      <w:r w:rsidR="009F0B19">
        <w:rPr>
          <w:color w:val="000000"/>
        </w:rPr>
        <w:t>Independent Peer Review R</w:t>
      </w:r>
      <w:r>
        <w:rPr>
          <w:color w:val="000000"/>
        </w:rPr>
        <w:t>eport shall include the following appendices:</w:t>
      </w:r>
    </w:p>
    <w:p w14:paraId="78CF30C0" w14:textId="77777777" w:rsidR="00405967" w:rsidRDefault="00405967" w:rsidP="00405967">
      <w:pPr>
        <w:ind w:left="240" w:hanging="240"/>
        <w:rPr>
          <w:color w:val="000000"/>
        </w:rPr>
      </w:pPr>
    </w:p>
    <w:p w14:paraId="3F8E26F8" w14:textId="77777777" w:rsidR="00405967" w:rsidRDefault="00405967" w:rsidP="00405967">
      <w:pPr>
        <w:ind w:left="240"/>
        <w:rPr>
          <w:color w:val="000000"/>
        </w:rPr>
      </w:pPr>
      <w:r>
        <w:rPr>
          <w:color w:val="000000"/>
        </w:rPr>
        <w:t xml:space="preserve">Appendix 1:  Bibliography of materials provided for review </w:t>
      </w:r>
    </w:p>
    <w:p w14:paraId="4B79BD41" w14:textId="77777777" w:rsidR="00405967" w:rsidRDefault="00405967" w:rsidP="00405967">
      <w:pPr>
        <w:ind w:left="240"/>
        <w:rPr>
          <w:color w:val="000000"/>
        </w:rPr>
      </w:pPr>
      <w:r>
        <w:rPr>
          <w:color w:val="000000"/>
        </w:rPr>
        <w:t>Appendix 2:  A copy of the CIE Statement of Work</w:t>
      </w:r>
    </w:p>
    <w:p w14:paraId="185E3331" w14:textId="77777777" w:rsidR="00405967" w:rsidRDefault="00405967" w:rsidP="00405967">
      <w:pPr>
        <w:ind w:left="240"/>
        <w:rPr>
          <w:color w:val="000000"/>
        </w:rPr>
      </w:pPr>
      <w:r>
        <w:rPr>
          <w:color w:val="000000"/>
        </w:rPr>
        <w:t>Appendix 3:  Panel Membership or other pertinent information from the panel review meeting.</w:t>
      </w:r>
    </w:p>
    <w:p w14:paraId="70DEAAB3" w14:textId="77777777" w:rsidR="00405967" w:rsidRDefault="00405967" w:rsidP="00405967">
      <w:pPr>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14:paraId="2947954E" w14:textId="77777777" w:rsidR="00405967" w:rsidRDefault="00405967" w:rsidP="00405967">
      <w:pPr>
        <w:ind w:left="360" w:hanging="360"/>
      </w:pPr>
    </w:p>
    <w:p w14:paraId="2FF725B1" w14:textId="77777777" w:rsidR="00AD29F2" w:rsidRDefault="00AD29F2" w:rsidP="00AD29F2">
      <w:pPr>
        <w:ind w:left="360" w:hanging="360"/>
      </w:pPr>
    </w:p>
    <w:p w14:paraId="376DD6AF" w14:textId="77777777" w:rsidR="00AD29F2" w:rsidRPr="00C73D6F" w:rsidRDefault="00AD29F2" w:rsidP="00AD29F2">
      <w:pPr>
        <w:ind w:left="360" w:hanging="360"/>
      </w:pPr>
    </w:p>
    <w:p w14:paraId="111FCA66" w14:textId="021E338E" w:rsidR="00D9586D" w:rsidRPr="00BF6581" w:rsidRDefault="00A26438" w:rsidP="00FC232B">
      <w:r>
        <w:br w:type="page"/>
      </w:r>
    </w:p>
    <w:p w14:paraId="0BA45A6A" w14:textId="77777777" w:rsidR="00FC232B" w:rsidRDefault="00B06D84" w:rsidP="00FC232B">
      <w:pPr>
        <w:pStyle w:val="NormalWeb"/>
        <w:spacing w:before="0" w:beforeAutospacing="0" w:after="0" w:afterAutospacing="0"/>
        <w:jc w:val="center"/>
        <w:rPr>
          <w:b/>
        </w:rPr>
      </w:pPr>
      <w:r>
        <w:rPr>
          <w:b/>
        </w:rPr>
        <w:lastRenderedPageBreak/>
        <w:t>Annex 2</w:t>
      </w:r>
      <w:r w:rsidR="00FC232B" w:rsidRPr="00D9497E">
        <w:rPr>
          <w:b/>
        </w:rPr>
        <w:t>:</w:t>
      </w:r>
      <w:r>
        <w:rPr>
          <w:b/>
        </w:rPr>
        <w:t xml:space="preserve">  </w:t>
      </w:r>
      <w:r w:rsidR="00FC232B" w:rsidRPr="003E4FCD">
        <w:rPr>
          <w:b/>
        </w:rPr>
        <w:t>Terms of Reference</w:t>
      </w:r>
      <w:r>
        <w:rPr>
          <w:b/>
        </w:rPr>
        <w:t xml:space="preserve"> for the Peer Review</w:t>
      </w:r>
      <w:r w:rsidR="00FC232B" w:rsidRPr="003E4FCD">
        <w:rPr>
          <w:b/>
        </w:rPr>
        <w:t xml:space="preserve"> </w:t>
      </w:r>
    </w:p>
    <w:p w14:paraId="3B2D4031" w14:textId="77777777" w:rsidR="007737AD" w:rsidRDefault="007737AD" w:rsidP="007737AD">
      <w:pPr>
        <w:pStyle w:val="NormalWeb"/>
        <w:spacing w:before="0" w:beforeAutospacing="0" w:after="0" w:afterAutospacing="0"/>
        <w:rPr>
          <w:b/>
        </w:rPr>
      </w:pPr>
    </w:p>
    <w:p w14:paraId="27FF775D" w14:textId="48087318" w:rsidR="00CD352B" w:rsidRPr="00901DE5" w:rsidRDefault="00CD352B" w:rsidP="00CD352B">
      <w:pPr>
        <w:jc w:val="center"/>
        <w:rPr>
          <w:b/>
        </w:rPr>
      </w:pPr>
      <w:r w:rsidRPr="00901DE5">
        <w:rPr>
          <w:b/>
        </w:rPr>
        <w:t xml:space="preserve">Methodology for Sampling and Estimating Bycatch </w:t>
      </w:r>
    </w:p>
    <w:p w14:paraId="0E92F8F0" w14:textId="77777777" w:rsidR="00CD352B" w:rsidRPr="00901DE5" w:rsidRDefault="00CD352B" w:rsidP="00CD352B">
      <w:pPr>
        <w:jc w:val="center"/>
        <w:rPr>
          <w:b/>
        </w:rPr>
      </w:pPr>
      <w:r w:rsidRPr="00901DE5">
        <w:rPr>
          <w:b/>
        </w:rPr>
        <w:t>of the Hawaii Deep-Set Longline Fishery</w:t>
      </w:r>
    </w:p>
    <w:p w14:paraId="073437C3" w14:textId="794BF7B9" w:rsidR="00CD352B" w:rsidRPr="00901DE5" w:rsidRDefault="00CD352B" w:rsidP="00CD352B">
      <w:pPr>
        <w:tabs>
          <w:tab w:val="left" w:pos="1620"/>
        </w:tabs>
        <w:rPr>
          <w:rFonts w:ascii="Times" w:eastAsia="Times" w:hAnsi="Times"/>
          <w:b/>
          <w:szCs w:val="20"/>
        </w:rPr>
      </w:pPr>
      <w:r w:rsidRPr="00901DE5">
        <w:rPr>
          <w:rFonts w:ascii="Times" w:eastAsia="Times" w:hAnsi="Times"/>
          <w:b/>
          <w:szCs w:val="20"/>
        </w:rPr>
        <w:tab/>
      </w:r>
    </w:p>
    <w:p w14:paraId="66E17B08" w14:textId="4C36FA7D" w:rsidR="00FC232B" w:rsidRPr="00901DE5" w:rsidRDefault="00CD352B" w:rsidP="00FC232B">
      <w:pPr>
        <w:numPr>
          <w:ilvl w:val="0"/>
          <w:numId w:val="2"/>
        </w:numPr>
        <w:spacing w:after="120"/>
        <w:rPr>
          <w:rFonts w:ascii="Arial" w:hAnsi="Arial"/>
          <w:i/>
          <w:sz w:val="22"/>
        </w:rPr>
      </w:pPr>
      <w:r w:rsidRPr="00901DE5">
        <w:rPr>
          <w:rFonts w:ascii="Arial" w:hAnsi="Arial"/>
          <w:sz w:val="22"/>
        </w:rPr>
        <w:t>Review the sampling design used</w:t>
      </w:r>
      <w:r w:rsidR="00BF6581" w:rsidRPr="00901DE5">
        <w:rPr>
          <w:rFonts w:ascii="Arial" w:hAnsi="Arial"/>
          <w:sz w:val="22"/>
        </w:rPr>
        <w:t xml:space="preserve"> to select trips for observer placement</w:t>
      </w:r>
      <w:r w:rsidRPr="00901DE5">
        <w:rPr>
          <w:rFonts w:ascii="Arial" w:hAnsi="Arial"/>
          <w:sz w:val="22"/>
        </w:rPr>
        <w:t xml:space="preserve"> and determine if it is a preferred design</w:t>
      </w:r>
      <w:r w:rsidR="00CE3E8D" w:rsidRPr="00901DE5">
        <w:rPr>
          <w:rFonts w:ascii="Arial" w:hAnsi="Arial"/>
          <w:sz w:val="22"/>
        </w:rPr>
        <w:t xml:space="preserve"> for estimating bycatch</w:t>
      </w:r>
      <w:r w:rsidR="00D74D14" w:rsidRPr="00901DE5">
        <w:rPr>
          <w:rFonts w:ascii="Arial" w:hAnsi="Arial"/>
          <w:sz w:val="22"/>
        </w:rPr>
        <w:t xml:space="preserve"> considering constraints</w:t>
      </w:r>
      <w:r w:rsidR="00E76E0B" w:rsidRPr="00901DE5">
        <w:rPr>
          <w:rFonts w:ascii="Arial" w:hAnsi="Arial"/>
          <w:sz w:val="22"/>
        </w:rPr>
        <w:t xml:space="preserve"> and reporting requirements</w:t>
      </w:r>
      <w:r w:rsidR="00D74D14" w:rsidRPr="00901DE5">
        <w:rPr>
          <w:rFonts w:ascii="Arial" w:hAnsi="Arial"/>
          <w:sz w:val="22"/>
        </w:rPr>
        <w:t>.</w:t>
      </w:r>
      <w:r w:rsidRPr="00901DE5">
        <w:rPr>
          <w:rFonts w:ascii="Arial" w:hAnsi="Arial"/>
          <w:sz w:val="22"/>
        </w:rPr>
        <w:t xml:space="preserve"> </w:t>
      </w:r>
    </w:p>
    <w:p w14:paraId="6C3B58AB" w14:textId="55D540AF" w:rsidR="00967F79" w:rsidRPr="00901DE5" w:rsidRDefault="00CD352B" w:rsidP="00967F79">
      <w:pPr>
        <w:numPr>
          <w:ilvl w:val="0"/>
          <w:numId w:val="2"/>
        </w:numPr>
        <w:spacing w:after="120"/>
        <w:rPr>
          <w:rFonts w:ascii="Arial" w:hAnsi="Arial"/>
          <w:i/>
          <w:sz w:val="22"/>
        </w:rPr>
      </w:pPr>
      <w:r w:rsidRPr="00901DE5">
        <w:rPr>
          <w:rFonts w:ascii="Arial" w:hAnsi="Arial"/>
          <w:sz w:val="22"/>
        </w:rPr>
        <w:t>Evaluate the</w:t>
      </w:r>
      <w:r w:rsidR="00D74D14" w:rsidRPr="00901DE5">
        <w:rPr>
          <w:rFonts w:ascii="Arial" w:hAnsi="Arial"/>
          <w:sz w:val="22"/>
        </w:rPr>
        <w:t xml:space="preserve"> point estimators and determine if they are good estimators given the sample design, observed frequency distribution of bycatch events, and constraints</w:t>
      </w:r>
      <w:r w:rsidR="00901DE5">
        <w:rPr>
          <w:rFonts w:ascii="Arial" w:hAnsi="Arial"/>
          <w:sz w:val="22"/>
        </w:rPr>
        <w:t>.</w:t>
      </w:r>
    </w:p>
    <w:p w14:paraId="097F9914" w14:textId="21FC4D52" w:rsidR="00DC53A4" w:rsidRPr="00901DE5" w:rsidRDefault="00967F79" w:rsidP="00967F79">
      <w:pPr>
        <w:numPr>
          <w:ilvl w:val="0"/>
          <w:numId w:val="2"/>
        </w:numPr>
        <w:spacing w:after="120"/>
        <w:rPr>
          <w:rFonts w:ascii="Arial" w:hAnsi="Arial"/>
          <w:i/>
          <w:sz w:val="22"/>
        </w:rPr>
      </w:pPr>
      <w:r w:rsidRPr="00901DE5">
        <w:rPr>
          <w:rFonts w:ascii="Arial" w:hAnsi="Arial" w:cs="Arial"/>
          <w:sz w:val="22"/>
        </w:rPr>
        <w:t>Evaluate the</w:t>
      </w:r>
      <w:r w:rsidR="00904912" w:rsidRPr="00901DE5">
        <w:rPr>
          <w:rFonts w:ascii="Arial" w:hAnsi="Arial" w:cs="Arial"/>
          <w:sz w:val="22"/>
        </w:rPr>
        <w:t xml:space="preserve"> </w:t>
      </w:r>
      <w:r w:rsidRPr="00901DE5">
        <w:rPr>
          <w:rFonts w:ascii="Arial" w:hAnsi="Arial" w:cs="Arial"/>
          <w:sz w:val="22"/>
        </w:rPr>
        <w:t>interval estimators and determine if they are good estimators given the sample design, observed frequency distribution of bycatch events, and constraints.</w:t>
      </w:r>
    </w:p>
    <w:p w14:paraId="7F204EEE" w14:textId="158096A5" w:rsidR="00DC53A4" w:rsidRPr="00901DE5" w:rsidRDefault="00904912" w:rsidP="00FC232B">
      <w:pPr>
        <w:numPr>
          <w:ilvl w:val="0"/>
          <w:numId w:val="2"/>
        </w:numPr>
        <w:spacing w:after="120"/>
        <w:rPr>
          <w:rFonts w:ascii="Arial" w:hAnsi="Arial"/>
          <w:i/>
          <w:sz w:val="22"/>
        </w:rPr>
      </w:pPr>
      <w:r w:rsidRPr="00901DE5">
        <w:rPr>
          <w:rFonts w:ascii="Arial" w:hAnsi="Arial" w:cs="Arial"/>
          <w:sz w:val="22"/>
        </w:rPr>
        <w:t>Evaluate estimators of</w:t>
      </w:r>
      <w:r w:rsidR="00967F79" w:rsidRPr="00901DE5">
        <w:rPr>
          <w:rFonts w:ascii="Arial" w:hAnsi="Arial" w:cs="Arial"/>
          <w:sz w:val="22"/>
        </w:rPr>
        <w:t xml:space="preserve"> total bycatch events resulting in a </w:t>
      </w:r>
      <w:r w:rsidR="004F1D6A" w:rsidRPr="00901DE5">
        <w:rPr>
          <w:rFonts w:ascii="Arial" w:hAnsi="Arial" w:cs="Arial"/>
          <w:sz w:val="22"/>
        </w:rPr>
        <w:t>death or serious injury (</w:t>
      </w:r>
      <w:r w:rsidRPr="00901DE5">
        <w:rPr>
          <w:rFonts w:ascii="Arial" w:hAnsi="Arial" w:cs="Arial"/>
          <w:sz w:val="22"/>
        </w:rPr>
        <w:t>DSI</w:t>
      </w:r>
      <w:r w:rsidR="004F1D6A" w:rsidRPr="00901DE5">
        <w:rPr>
          <w:rFonts w:ascii="Arial" w:hAnsi="Arial" w:cs="Arial"/>
          <w:sz w:val="22"/>
        </w:rPr>
        <w:t>)</w:t>
      </w:r>
      <w:r w:rsidR="00967F79" w:rsidRPr="00901DE5">
        <w:rPr>
          <w:rFonts w:ascii="Arial" w:hAnsi="Arial" w:cs="Arial"/>
          <w:sz w:val="22"/>
        </w:rPr>
        <w:t xml:space="preserve"> classification</w:t>
      </w:r>
      <w:r w:rsidRPr="00901DE5">
        <w:rPr>
          <w:rFonts w:ascii="Arial" w:hAnsi="Arial" w:cs="Arial"/>
          <w:sz w:val="22"/>
        </w:rPr>
        <w:t xml:space="preserve"> and </w:t>
      </w:r>
      <w:r w:rsidR="00967F79" w:rsidRPr="00901DE5">
        <w:rPr>
          <w:rFonts w:ascii="Arial" w:hAnsi="Arial" w:cs="Arial"/>
          <w:sz w:val="22"/>
        </w:rPr>
        <w:t>determine if they are good estimators given the sample design, observed frequency distribution of injury classifications (non-serious or DSI), and constraints.</w:t>
      </w:r>
      <w:r w:rsidRPr="00901DE5">
        <w:rPr>
          <w:rFonts w:ascii="Arial" w:hAnsi="Arial" w:cs="Arial"/>
          <w:sz w:val="22"/>
        </w:rPr>
        <w:t xml:space="preserve"> </w:t>
      </w:r>
    </w:p>
    <w:p w14:paraId="15810948" w14:textId="005A3B99" w:rsidR="00DC53A4" w:rsidRPr="00901DE5" w:rsidRDefault="00904912" w:rsidP="00FC232B">
      <w:pPr>
        <w:numPr>
          <w:ilvl w:val="0"/>
          <w:numId w:val="2"/>
        </w:numPr>
        <w:spacing w:after="120"/>
        <w:rPr>
          <w:rFonts w:ascii="Arial" w:hAnsi="Arial"/>
          <w:i/>
          <w:sz w:val="22"/>
        </w:rPr>
      </w:pPr>
      <w:r w:rsidRPr="00901DE5">
        <w:rPr>
          <w:rFonts w:ascii="Arial" w:hAnsi="Arial" w:cs="Arial"/>
          <w:sz w:val="22"/>
        </w:rPr>
        <w:t xml:space="preserve">Evaluate the </w:t>
      </w:r>
      <w:r w:rsidR="00FC1CED" w:rsidRPr="00901DE5">
        <w:rPr>
          <w:rFonts w:ascii="Arial" w:hAnsi="Arial" w:cs="Arial"/>
          <w:sz w:val="22"/>
        </w:rPr>
        <w:t xml:space="preserve">subpopulation </w:t>
      </w:r>
      <w:r w:rsidRPr="00901DE5">
        <w:rPr>
          <w:rFonts w:ascii="Arial" w:hAnsi="Arial" w:cs="Arial"/>
          <w:sz w:val="22"/>
        </w:rPr>
        <w:t>estimators being applied to estimate bycatch within a political geographical boundary</w:t>
      </w:r>
      <w:r w:rsidR="00967F79" w:rsidRPr="00901DE5">
        <w:rPr>
          <w:rFonts w:ascii="Arial" w:hAnsi="Arial" w:cs="Arial"/>
          <w:sz w:val="22"/>
        </w:rPr>
        <w:t xml:space="preserve"> and determine if they are good estimators given the sample design, </w:t>
      </w:r>
      <w:r w:rsidR="00E76E0B" w:rsidRPr="00901DE5">
        <w:rPr>
          <w:rFonts w:ascii="Arial" w:hAnsi="Arial" w:cs="Arial"/>
          <w:sz w:val="22"/>
        </w:rPr>
        <w:t xml:space="preserve">reporting </w:t>
      </w:r>
      <w:r w:rsidR="001905C4" w:rsidRPr="00901DE5">
        <w:rPr>
          <w:rFonts w:ascii="Arial" w:hAnsi="Arial" w:cs="Arial"/>
          <w:sz w:val="22"/>
        </w:rPr>
        <w:t>requirements under the MMPA, and constraints</w:t>
      </w:r>
      <w:r w:rsidRPr="00901DE5">
        <w:rPr>
          <w:rFonts w:ascii="Arial" w:hAnsi="Arial" w:cs="Arial"/>
          <w:sz w:val="22"/>
        </w:rPr>
        <w:t>.</w:t>
      </w:r>
    </w:p>
    <w:p w14:paraId="71039F53" w14:textId="499DF071" w:rsidR="009E5E52" w:rsidRPr="00901DE5" w:rsidRDefault="00904912" w:rsidP="00904912">
      <w:pPr>
        <w:numPr>
          <w:ilvl w:val="0"/>
          <w:numId w:val="2"/>
        </w:numPr>
        <w:spacing w:after="120"/>
        <w:rPr>
          <w:rFonts w:ascii="Arial" w:hAnsi="Arial"/>
          <w:i/>
          <w:sz w:val="22"/>
        </w:rPr>
      </w:pPr>
      <w:r w:rsidRPr="00901DE5">
        <w:rPr>
          <w:rFonts w:ascii="Arial" w:hAnsi="Arial" w:cs="Arial"/>
          <w:sz w:val="22"/>
        </w:rPr>
        <w:t xml:space="preserve">Suggest </w:t>
      </w:r>
      <w:r w:rsidR="00F14DCC" w:rsidRPr="00901DE5">
        <w:rPr>
          <w:rFonts w:ascii="Arial" w:hAnsi="Arial" w:cs="Arial"/>
          <w:sz w:val="22"/>
        </w:rPr>
        <w:t xml:space="preserve">future </w:t>
      </w:r>
      <w:r w:rsidRPr="00901DE5">
        <w:rPr>
          <w:rFonts w:ascii="Arial" w:hAnsi="Arial" w:cs="Arial"/>
          <w:sz w:val="22"/>
        </w:rPr>
        <w:t xml:space="preserve">research priorities to improve </w:t>
      </w:r>
      <w:r w:rsidR="009D2E5E" w:rsidRPr="00901DE5">
        <w:rPr>
          <w:rFonts w:ascii="Arial" w:hAnsi="Arial" w:cs="Arial"/>
          <w:sz w:val="22"/>
        </w:rPr>
        <w:t xml:space="preserve">methods for estimating </w:t>
      </w:r>
      <w:r w:rsidRPr="00901DE5">
        <w:rPr>
          <w:rFonts w:ascii="Arial" w:hAnsi="Arial" w:cs="Arial"/>
          <w:sz w:val="22"/>
        </w:rPr>
        <w:t>bycatch</w:t>
      </w:r>
      <w:r w:rsidR="009D2E5E" w:rsidRPr="00901DE5">
        <w:rPr>
          <w:rFonts w:ascii="Arial" w:hAnsi="Arial" w:cs="Arial"/>
          <w:sz w:val="22"/>
        </w:rPr>
        <w:t xml:space="preserve"> with increased</w:t>
      </w:r>
      <w:r w:rsidR="001905C4" w:rsidRPr="00901DE5">
        <w:rPr>
          <w:rFonts w:ascii="Arial" w:hAnsi="Arial" w:cs="Arial"/>
          <w:sz w:val="22"/>
        </w:rPr>
        <w:t xml:space="preserve"> efficiency</w:t>
      </w:r>
      <w:r w:rsidR="009D2E5E" w:rsidRPr="00901DE5">
        <w:rPr>
          <w:rFonts w:ascii="Arial" w:hAnsi="Arial" w:cs="Arial"/>
          <w:sz w:val="22"/>
        </w:rPr>
        <w:t xml:space="preserve"> given the current data structure</w:t>
      </w:r>
      <w:r w:rsidRPr="00901DE5">
        <w:rPr>
          <w:rFonts w:ascii="Arial" w:hAnsi="Arial" w:cs="Arial"/>
          <w:sz w:val="22"/>
        </w:rPr>
        <w:t xml:space="preserve">. </w:t>
      </w:r>
      <w:r w:rsidR="009D2E5E" w:rsidRPr="00901DE5">
        <w:rPr>
          <w:rFonts w:ascii="Arial" w:hAnsi="Arial" w:cs="Arial"/>
          <w:sz w:val="22"/>
        </w:rPr>
        <w:t xml:space="preserve">Suggest future research priorities for </w:t>
      </w:r>
      <w:r w:rsidR="00736B29" w:rsidRPr="00901DE5">
        <w:rPr>
          <w:rFonts w:ascii="Arial" w:hAnsi="Arial" w:cs="Arial"/>
          <w:sz w:val="22"/>
        </w:rPr>
        <w:t>improving the sampling design for the purposes of estimating bycatch</w:t>
      </w:r>
      <w:r w:rsidR="00CD04FA" w:rsidRPr="00901DE5">
        <w:rPr>
          <w:rFonts w:ascii="Arial" w:hAnsi="Arial" w:cs="Arial"/>
          <w:sz w:val="22"/>
        </w:rPr>
        <w:t xml:space="preserve">, with efficient use of sampling resources as a consideration. </w:t>
      </w:r>
    </w:p>
    <w:p w14:paraId="3304275E" w14:textId="77777777" w:rsidR="0004052F" w:rsidRPr="00901DE5" w:rsidRDefault="009E5E52" w:rsidP="000C1F45">
      <w:pPr>
        <w:spacing w:after="120"/>
      </w:pPr>
      <w:r w:rsidRPr="00901DE5">
        <w:rPr>
          <w:rFonts w:ascii="Arial" w:hAnsi="Arial"/>
          <w:i/>
          <w:sz w:val="22"/>
        </w:rPr>
        <w:t xml:space="preserve">Note – </w:t>
      </w:r>
      <w:r w:rsidR="000C1F45" w:rsidRPr="00901DE5">
        <w:rPr>
          <w:rFonts w:ascii="Arial" w:hAnsi="Arial"/>
          <w:i/>
          <w:sz w:val="22"/>
        </w:rPr>
        <w:t xml:space="preserve">CIE reviewers </w:t>
      </w:r>
      <w:r w:rsidRPr="00901DE5">
        <w:rPr>
          <w:rFonts w:ascii="Arial" w:hAnsi="Arial"/>
          <w:i/>
          <w:sz w:val="22"/>
        </w:rPr>
        <w:t xml:space="preserve">typically address scientific </w:t>
      </w:r>
      <w:r w:rsidR="00FB33AD" w:rsidRPr="00901DE5">
        <w:rPr>
          <w:rFonts w:ascii="Arial" w:hAnsi="Arial"/>
          <w:i/>
          <w:sz w:val="22"/>
        </w:rPr>
        <w:t>subjects</w:t>
      </w:r>
      <w:r w:rsidRPr="00901DE5">
        <w:rPr>
          <w:rFonts w:ascii="Arial" w:hAnsi="Arial"/>
          <w:i/>
          <w:sz w:val="22"/>
        </w:rPr>
        <w:t xml:space="preserve">, hence </w:t>
      </w:r>
      <w:r w:rsidR="00216706" w:rsidRPr="00901DE5">
        <w:rPr>
          <w:rFonts w:ascii="Arial" w:hAnsi="Arial"/>
          <w:i/>
          <w:sz w:val="22"/>
        </w:rPr>
        <w:t xml:space="preserve">ToRs usually do not involve CIE reviewers with </w:t>
      </w:r>
      <w:r w:rsidRPr="00901DE5">
        <w:rPr>
          <w:rFonts w:ascii="Arial" w:hAnsi="Arial"/>
          <w:i/>
          <w:sz w:val="22"/>
        </w:rPr>
        <w:t>regulatory and management</w:t>
      </w:r>
      <w:r w:rsidR="00216706" w:rsidRPr="00901DE5">
        <w:rPr>
          <w:rFonts w:ascii="Arial" w:hAnsi="Arial"/>
          <w:i/>
          <w:sz w:val="22"/>
        </w:rPr>
        <w:t xml:space="preserve"> issues</w:t>
      </w:r>
      <w:r w:rsidR="000C1F45" w:rsidRPr="00901DE5">
        <w:rPr>
          <w:rFonts w:ascii="Arial" w:hAnsi="Arial"/>
          <w:i/>
          <w:sz w:val="22"/>
        </w:rPr>
        <w:t xml:space="preserve"> unless this expertise is specifically requested in the SoW</w:t>
      </w:r>
      <w:r w:rsidR="00216706" w:rsidRPr="00901DE5">
        <w:rPr>
          <w:rFonts w:ascii="Arial" w:hAnsi="Arial"/>
          <w:i/>
          <w:sz w:val="22"/>
        </w:rPr>
        <w:t>.</w:t>
      </w:r>
    </w:p>
    <w:p w14:paraId="4167107F" w14:textId="77777777" w:rsidR="000C1F45" w:rsidRPr="00901DE5" w:rsidRDefault="000C1F45" w:rsidP="000C1F45">
      <w:pPr>
        <w:spacing w:after="120"/>
        <w:rPr>
          <w:rFonts w:ascii="Arial" w:hAnsi="Arial"/>
          <w:i/>
          <w:sz w:val="22"/>
        </w:rPr>
      </w:pPr>
      <w:r w:rsidRPr="00901DE5">
        <w:br w:type="page"/>
      </w:r>
    </w:p>
    <w:p w14:paraId="29F0BFB0" w14:textId="77777777" w:rsidR="005F13AA" w:rsidRPr="00D9497E" w:rsidRDefault="005F13AA" w:rsidP="005F13AA">
      <w:pPr>
        <w:pStyle w:val="BodyTextIndent2"/>
        <w:rPr>
          <w:rFonts w:ascii="Times New Roman" w:hAnsi="Times New Roman"/>
        </w:rPr>
      </w:pPr>
    </w:p>
    <w:p w14:paraId="13F69DD4" w14:textId="77777777" w:rsidR="005F13AA" w:rsidRPr="00AA3525" w:rsidRDefault="005F13AA" w:rsidP="005F13AA">
      <w:pPr>
        <w:pStyle w:val="NormalWeb"/>
        <w:spacing w:before="0" w:beforeAutospacing="0" w:after="0" w:afterAutospacing="0"/>
        <w:ind w:left="360"/>
      </w:pPr>
    </w:p>
    <w:p w14:paraId="77875A96" w14:textId="77777777" w:rsidR="00E66965" w:rsidRDefault="00E66965" w:rsidP="00BF6581">
      <w:pPr>
        <w:spacing w:after="240"/>
        <w:rPr>
          <w:b/>
        </w:rPr>
      </w:pPr>
    </w:p>
    <w:p w14:paraId="1EAB2667" w14:textId="77777777" w:rsidR="007F7248" w:rsidRDefault="00B06D84" w:rsidP="005F13AA">
      <w:pPr>
        <w:spacing w:after="240"/>
        <w:ind w:left="835" w:hanging="288"/>
        <w:jc w:val="center"/>
        <w:rPr>
          <w:b/>
        </w:rPr>
      </w:pPr>
      <w:r>
        <w:rPr>
          <w:b/>
        </w:rPr>
        <w:t>Annex</w:t>
      </w:r>
      <w:r w:rsidR="005F13AA" w:rsidRPr="00AA3525">
        <w:rPr>
          <w:b/>
        </w:rPr>
        <w:t xml:space="preserve"> </w:t>
      </w:r>
      <w:r w:rsidR="001E3893">
        <w:rPr>
          <w:b/>
        </w:rPr>
        <w:t>3</w:t>
      </w:r>
      <w:r>
        <w:rPr>
          <w:b/>
        </w:rPr>
        <w:t xml:space="preserve">:  </w:t>
      </w:r>
      <w:r w:rsidR="007F7248">
        <w:rPr>
          <w:b/>
        </w:rPr>
        <w:t xml:space="preserve">Tentative </w:t>
      </w:r>
      <w:r w:rsidR="0006245F">
        <w:rPr>
          <w:b/>
        </w:rPr>
        <w:t>Agenda</w:t>
      </w:r>
    </w:p>
    <w:p w14:paraId="6A5430EF" w14:textId="77777777" w:rsidR="00226CEF" w:rsidRPr="00901DE5" w:rsidRDefault="00226CEF" w:rsidP="00226CEF">
      <w:pPr>
        <w:jc w:val="center"/>
        <w:rPr>
          <w:b/>
        </w:rPr>
      </w:pPr>
      <w:r w:rsidRPr="00901DE5">
        <w:rPr>
          <w:b/>
        </w:rPr>
        <w:t xml:space="preserve">Methodology for Sampling and Estimating Bycatch </w:t>
      </w:r>
    </w:p>
    <w:p w14:paraId="3AE6259A" w14:textId="77777777" w:rsidR="00226CEF" w:rsidRPr="00901DE5" w:rsidRDefault="00226CEF" w:rsidP="00226CEF">
      <w:pPr>
        <w:jc w:val="center"/>
        <w:rPr>
          <w:b/>
        </w:rPr>
      </w:pPr>
      <w:r w:rsidRPr="00901DE5">
        <w:rPr>
          <w:b/>
        </w:rPr>
        <w:t>of the Hawaii Deep-Set Longline Fishery</w:t>
      </w:r>
    </w:p>
    <w:p w14:paraId="2A3D6A8D" w14:textId="77777777" w:rsidR="00226CEF" w:rsidRPr="003A52D5" w:rsidRDefault="00226CEF" w:rsidP="00226CEF">
      <w:pPr>
        <w:rPr>
          <w:i/>
          <w:color w:val="0000FF"/>
        </w:rPr>
      </w:pPr>
    </w:p>
    <w:p w14:paraId="112D6264" w14:textId="77777777" w:rsidR="00226CEF" w:rsidRDefault="00226CEF" w:rsidP="00226CEF"/>
    <w:p w14:paraId="2BF4EB1B" w14:textId="77777777" w:rsidR="00226CEF" w:rsidRDefault="00226CEF" w:rsidP="00226CEF">
      <w:pPr>
        <w:spacing w:after="240"/>
        <w:ind w:left="835" w:hanging="288"/>
        <w:jc w:val="center"/>
      </w:pPr>
      <w:r w:rsidRPr="00A271E0">
        <w:rPr>
          <w:bCs/>
        </w:rPr>
        <w:t>Honolulu Service Center</w:t>
      </w:r>
      <w:r>
        <w:rPr>
          <w:bCs/>
        </w:rPr>
        <w:t>,</w:t>
      </w:r>
      <w:r w:rsidRPr="00A271E0">
        <w:rPr>
          <w:rFonts w:ascii="MS Mincho" w:eastAsia="MS Mincho" w:hAnsi="MS Mincho" w:cs="MS Mincho" w:hint="eastAsia"/>
          <w:b/>
          <w:bCs/>
        </w:rPr>
        <w:t> </w:t>
      </w:r>
      <w:r w:rsidRPr="00A271E0">
        <w:t>NOAA Fisheries</w:t>
      </w:r>
      <w:r w:rsidRPr="00A271E0">
        <w:rPr>
          <w:rFonts w:ascii="MS Mincho" w:eastAsia="MS Mincho" w:hAnsi="MS Mincho" w:cs="MS Mincho" w:hint="eastAsia"/>
        </w:rPr>
        <w:t> </w:t>
      </w:r>
      <w:r w:rsidRPr="00A271E0">
        <w:t>Pier 38, Honolulu Harbor</w:t>
      </w:r>
      <w:r>
        <w:t>,</w:t>
      </w:r>
      <w:r w:rsidRPr="00A271E0">
        <w:rPr>
          <w:rFonts w:ascii="MS Mincho" w:eastAsia="MS Mincho" w:hAnsi="MS Mincho" w:cs="MS Mincho" w:hint="eastAsia"/>
        </w:rPr>
        <w:t> </w:t>
      </w:r>
      <w:r w:rsidRPr="00A271E0">
        <w:t>1139 N. Nimitz Hwy, Suite 220</w:t>
      </w:r>
      <w:r>
        <w:t>,</w:t>
      </w:r>
      <w:r w:rsidRPr="00A271E0">
        <w:rPr>
          <w:rFonts w:ascii="MS Mincho" w:eastAsia="MS Mincho" w:hAnsi="MS Mincho" w:cs="MS Mincho" w:hint="eastAsia"/>
        </w:rPr>
        <w:t> </w:t>
      </w:r>
      <w:r w:rsidRPr="00A271E0">
        <w:t>Honolulu, HI 96817</w:t>
      </w:r>
    </w:p>
    <w:p w14:paraId="6DEC3FA1" w14:textId="5CB0C917" w:rsidR="00226CEF" w:rsidRDefault="007B7DE3" w:rsidP="00226CEF">
      <w:pPr>
        <w:spacing w:after="240"/>
        <w:ind w:left="835" w:hanging="288"/>
        <w:jc w:val="center"/>
        <w:rPr>
          <w:b/>
        </w:rPr>
      </w:pPr>
      <w:r>
        <w:t xml:space="preserve">8:30am-5:00pm, </w:t>
      </w:r>
      <w:r w:rsidR="00060191">
        <w:t>2</w:t>
      </w:r>
      <w:r w:rsidR="00D11D3F">
        <w:t>4</w:t>
      </w:r>
      <w:r w:rsidR="00060191">
        <w:t>-2</w:t>
      </w:r>
      <w:r w:rsidR="00D11D3F">
        <w:t>8</w:t>
      </w:r>
      <w:r w:rsidR="00060191">
        <w:t xml:space="preserve"> August 2015</w:t>
      </w:r>
    </w:p>
    <w:p w14:paraId="1B51E5A6" w14:textId="77777777" w:rsidR="00226CEF" w:rsidRDefault="00226CEF" w:rsidP="00226CEF">
      <w:pPr>
        <w:widowControl w:val="0"/>
        <w:autoSpaceDE w:val="0"/>
        <w:autoSpaceDN w:val="0"/>
        <w:adjustRightInd w:val="0"/>
        <w:spacing w:after="240"/>
        <w:rPr>
          <w:color w:val="0000FF"/>
        </w:rPr>
      </w:pPr>
    </w:p>
    <w:p w14:paraId="2FE3C2FC" w14:textId="176C10B2" w:rsidR="00226CEF" w:rsidRPr="003C73B0" w:rsidRDefault="009D3522" w:rsidP="00226CEF">
      <w:pPr>
        <w:widowControl w:val="0"/>
        <w:autoSpaceDE w:val="0"/>
        <w:autoSpaceDN w:val="0"/>
        <w:adjustRightInd w:val="0"/>
        <w:spacing w:after="120"/>
      </w:pPr>
      <w:r>
        <w:t>Monday,</w:t>
      </w:r>
      <w:r w:rsidR="00060191">
        <w:t xml:space="preserve"> August 2</w:t>
      </w:r>
      <w:r>
        <w:t>4</w:t>
      </w:r>
      <w:r w:rsidR="00226CEF" w:rsidRPr="003C73B0">
        <w:t xml:space="preserve"> </w:t>
      </w:r>
    </w:p>
    <w:p w14:paraId="4FBC016E" w14:textId="77777777" w:rsidR="00226CEF" w:rsidRPr="003C73B0" w:rsidRDefault="00226CEF" w:rsidP="00226CEF">
      <w:pPr>
        <w:widowControl w:val="0"/>
        <w:autoSpaceDE w:val="0"/>
        <w:autoSpaceDN w:val="0"/>
        <w:adjustRightInd w:val="0"/>
        <w:spacing w:after="120"/>
      </w:pPr>
      <w:r w:rsidRPr="003C73B0">
        <w:tab/>
        <w:t>1. Introduction</w:t>
      </w:r>
      <w:r w:rsidRPr="003C73B0">
        <w:rPr>
          <w:rFonts w:ascii="MS Mincho" w:eastAsia="MS Mincho" w:hAnsi="MS Mincho" w:cs="MS Mincho" w:hint="eastAsia"/>
        </w:rPr>
        <w:t> </w:t>
      </w:r>
    </w:p>
    <w:p w14:paraId="7A8FC887" w14:textId="77777777" w:rsidR="00226CEF" w:rsidRPr="003C73B0" w:rsidRDefault="00226CEF" w:rsidP="00226CEF">
      <w:pPr>
        <w:widowControl w:val="0"/>
        <w:autoSpaceDE w:val="0"/>
        <w:autoSpaceDN w:val="0"/>
        <w:adjustRightInd w:val="0"/>
        <w:spacing w:after="120"/>
      </w:pPr>
      <w:r w:rsidRPr="003C73B0">
        <w:tab/>
        <w:t xml:space="preserve">2. Background information - Objectives and Terms of Reference </w:t>
      </w:r>
    </w:p>
    <w:p w14:paraId="790CCEA3" w14:textId="058F466D" w:rsidR="00226CEF" w:rsidRPr="003C73B0" w:rsidRDefault="00226CEF" w:rsidP="00226CEF">
      <w:pPr>
        <w:widowControl w:val="0"/>
        <w:autoSpaceDE w:val="0"/>
        <w:autoSpaceDN w:val="0"/>
        <w:adjustRightInd w:val="0"/>
        <w:spacing w:after="120"/>
      </w:pPr>
      <w:r w:rsidRPr="003C73B0">
        <w:tab/>
        <w:t>3</w:t>
      </w:r>
      <w:r w:rsidR="00060191">
        <w:t xml:space="preserve">. Observer Program and </w:t>
      </w:r>
      <w:r w:rsidR="007B7DE3">
        <w:t xml:space="preserve">Longline </w:t>
      </w:r>
      <w:r w:rsidR="00060191">
        <w:t>Fishery</w:t>
      </w:r>
      <w:r w:rsidRPr="003C73B0">
        <w:t xml:space="preserve"> </w:t>
      </w:r>
      <w:r w:rsidRPr="003C73B0">
        <w:tab/>
      </w:r>
    </w:p>
    <w:p w14:paraId="7B603D1F" w14:textId="78DBAB16" w:rsidR="00226CEF" w:rsidRPr="003C73B0" w:rsidRDefault="00226CEF" w:rsidP="00226CEF">
      <w:pPr>
        <w:widowControl w:val="0"/>
        <w:autoSpaceDE w:val="0"/>
        <w:autoSpaceDN w:val="0"/>
        <w:adjustRightInd w:val="0"/>
        <w:spacing w:after="120"/>
      </w:pPr>
      <w:r w:rsidRPr="003C73B0">
        <w:tab/>
      </w:r>
      <w:r w:rsidRPr="003C73B0">
        <w:tab/>
      </w:r>
      <w:r w:rsidR="00060191">
        <w:t>Observer program (presented by Pacific Islands Observer Program</w:t>
      </w:r>
      <w:r w:rsidRPr="003C73B0">
        <w:t>)</w:t>
      </w:r>
    </w:p>
    <w:p w14:paraId="3615BC7B" w14:textId="402C7B9F" w:rsidR="00226CEF" w:rsidRPr="003C73B0" w:rsidRDefault="00060191" w:rsidP="00226CEF">
      <w:pPr>
        <w:widowControl w:val="0"/>
        <w:autoSpaceDE w:val="0"/>
        <w:autoSpaceDN w:val="0"/>
        <w:adjustRightInd w:val="0"/>
        <w:spacing w:after="120"/>
      </w:pPr>
      <w:r>
        <w:tab/>
      </w:r>
      <w:r>
        <w:tab/>
      </w:r>
      <w:r w:rsidR="007B7DE3">
        <w:t xml:space="preserve">Deep-Set Longline </w:t>
      </w:r>
      <w:r>
        <w:t xml:space="preserve">Fishery </w:t>
      </w:r>
    </w:p>
    <w:p w14:paraId="0D1BE63D" w14:textId="333CC5E2" w:rsidR="00226CEF" w:rsidRDefault="00226CEF" w:rsidP="00060191">
      <w:pPr>
        <w:widowControl w:val="0"/>
        <w:autoSpaceDE w:val="0"/>
        <w:autoSpaceDN w:val="0"/>
        <w:adjustRightInd w:val="0"/>
        <w:spacing w:after="120"/>
      </w:pPr>
      <w:r w:rsidRPr="003C73B0">
        <w:tab/>
      </w:r>
      <w:r w:rsidR="00060191">
        <w:t>4. Review of Sampling Design</w:t>
      </w:r>
    </w:p>
    <w:p w14:paraId="429B26BF" w14:textId="499E0647" w:rsidR="00060191" w:rsidRPr="00684ECA" w:rsidRDefault="00060191" w:rsidP="00060191">
      <w:pPr>
        <w:widowControl w:val="0"/>
        <w:autoSpaceDE w:val="0"/>
        <w:autoSpaceDN w:val="0"/>
        <w:adjustRightInd w:val="0"/>
        <w:spacing w:after="120"/>
        <w:rPr>
          <w:rFonts w:ascii="Times" w:hAnsi="Times" w:cs="Times"/>
        </w:rPr>
      </w:pPr>
      <w:r>
        <w:rPr>
          <w:rFonts w:ascii="Times" w:hAnsi="Times" w:cs="Times"/>
        </w:rPr>
        <w:t xml:space="preserve">            5. Review of Approximation of Inclusion Probabilities</w:t>
      </w:r>
    </w:p>
    <w:p w14:paraId="025C6EC8" w14:textId="17EA7FFC" w:rsidR="00226CEF" w:rsidRPr="003C73B0" w:rsidRDefault="009D3522" w:rsidP="00226CEF">
      <w:pPr>
        <w:widowControl w:val="0"/>
        <w:autoSpaceDE w:val="0"/>
        <w:autoSpaceDN w:val="0"/>
        <w:adjustRightInd w:val="0"/>
        <w:spacing w:after="120"/>
      </w:pPr>
      <w:r>
        <w:t xml:space="preserve">Tuesday, </w:t>
      </w:r>
      <w:r w:rsidR="00060191">
        <w:t>August</w:t>
      </w:r>
      <w:r w:rsidR="00226CEF" w:rsidRPr="003C73B0">
        <w:t xml:space="preserve"> </w:t>
      </w:r>
      <w:r w:rsidR="00060191">
        <w:t>2</w:t>
      </w:r>
      <w:r>
        <w:t>5</w:t>
      </w:r>
      <w:r w:rsidR="00226CEF" w:rsidRPr="003C73B0">
        <w:t xml:space="preserve"> </w:t>
      </w:r>
    </w:p>
    <w:p w14:paraId="4217A4F9" w14:textId="490DCB20" w:rsidR="00060191" w:rsidRDefault="00060191" w:rsidP="00226CEF">
      <w:pPr>
        <w:widowControl w:val="0"/>
        <w:autoSpaceDE w:val="0"/>
        <w:autoSpaceDN w:val="0"/>
        <w:adjustRightInd w:val="0"/>
        <w:spacing w:after="120"/>
      </w:pPr>
      <w:r>
        <w:tab/>
        <w:t>6. Review of Point Estimator</w:t>
      </w:r>
      <w:r w:rsidR="009D3522">
        <w:t>s</w:t>
      </w:r>
      <w:r>
        <w:t xml:space="preserve"> of Bycatch</w:t>
      </w:r>
    </w:p>
    <w:p w14:paraId="2F12A01C" w14:textId="1A3CA51D" w:rsidR="00226CEF" w:rsidRDefault="00060191" w:rsidP="00226CEF">
      <w:pPr>
        <w:widowControl w:val="0"/>
        <w:autoSpaceDE w:val="0"/>
        <w:autoSpaceDN w:val="0"/>
        <w:adjustRightInd w:val="0"/>
        <w:spacing w:after="120"/>
      </w:pPr>
      <w:r>
        <w:t xml:space="preserve">            7. Review of Interval</w:t>
      </w:r>
      <w:r w:rsidR="009D3522">
        <w:t xml:space="preserve"> Estimators</w:t>
      </w:r>
      <w:r w:rsidR="00226CEF" w:rsidRPr="003C73B0">
        <w:t xml:space="preserve"> </w:t>
      </w:r>
    </w:p>
    <w:p w14:paraId="75910F7C" w14:textId="1B82F85A" w:rsidR="009D3522" w:rsidRDefault="009D3522" w:rsidP="00226CEF">
      <w:pPr>
        <w:widowControl w:val="0"/>
        <w:autoSpaceDE w:val="0"/>
        <w:autoSpaceDN w:val="0"/>
        <w:adjustRightInd w:val="0"/>
        <w:spacing w:after="120"/>
      </w:pPr>
      <w:r>
        <w:t xml:space="preserve">Wednesday, August 26 </w:t>
      </w:r>
    </w:p>
    <w:p w14:paraId="0B8DC1B9" w14:textId="01AE2C88" w:rsidR="00060191" w:rsidRDefault="00060191" w:rsidP="00226CEF">
      <w:pPr>
        <w:widowControl w:val="0"/>
        <w:autoSpaceDE w:val="0"/>
        <w:autoSpaceDN w:val="0"/>
        <w:adjustRightInd w:val="0"/>
        <w:spacing w:after="120"/>
      </w:pPr>
      <w:r>
        <w:t xml:space="preserve">            8. Review of Estimators of DSI (marine mammals) </w:t>
      </w:r>
    </w:p>
    <w:p w14:paraId="125563B2" w14:textId="6867FA9B" w:rsidR="00060191" w:rsidRPr="00060191" w:rsidRDefault="00060191" w:rsidP="00226CEF">
      <w:pPr>
        <w:widowControl w:val="0"/>
        <w:autoSpaceDE w:val="0"/>
        <w:autoSpaceDN w:val="0"/>
        <w:adjustRightInd w:val="0"/>
        <w:spacing w:after="120"/>
      </w:pPr>
      <w:r>
        <w:t xml:space="preserve">            9. Review of</w:t>
      </w:r>
      <w:r w:rsidR="009D3522">
        <w:t xml:space="preserve"> Estimators of Subpopulation Totals. </w:t>
      </w:r>
      <w:r>
        <w:t xml:space="preserve"> , </w:t>
      </w:r>
    </w:p>
    <w:p w14:paraId="78952784" w14:textId="53B2A0F5" w:rsidR="00226CEF" w:rsidRPr="003C73B0" w:rsidRDefault="00060191" w:rsidP="00226CEF">
      <w:pPr>
        <w:widowControl w:val="0"/>
        <w:autoSpaceDE w:val="0"/>
        <w:autoSpaceDN w:val="0"/>
        <w:adjustRightInd w:val="0"/>
        <w:spacing w:after="120"/>
      </w:pPr>
      <w:r>
        <w:t>Thursday</w:t>
      </w:r>
      <w:r w:rsidR="00D11D3F">
        <w:t>,</w:t>
      </w:r>
      <w:r>
        <w:t xml:space="preserve"> August 27</w:t>
      </w:r>
    </w:p>
    <w:p w14:paraId="0D19DF87" w14:textId="536E5CFA" w:rsidR="00226CEF" w:rsidRDefault="00060191" w:rsidP="00226CEF">
      <w:pPr>
        <w:widowControl w:val="0"/>
        <w:autoSpaceDE w:val="0"/>
        <w:autoSpaceDN w:val="0"/>
        <w:adjustRightInd w:val="0"/>
        <w:spacing w:after="120"/>
      </w:pPr>
      <w:r>
        <w:tab/>
        <w:t>10</w:t>
      </w:r>
      <w:r w:rsidR="00226CEF" w:rsidRPr="003C73B0">
        <w:t xml:space="preserve">. </w:t>
      </w:r>
      <w:r w:rsidRPr="003C73B0">
        <w:t xml:space="preserve">Panel discussions (Closed) </w:t>
      </w:r>
    </w:p>
    <w:p w14:paraId="37B7EF75" w14:textId="266A3652" w:rsidR="00D11D3F" w:rsidRPr="003C73B0" w:rsidRDefault="00D11D3F" w:rsidP="00226CEF">
      <w:pPr>
        <w:widowControl w:val="0"/>
        <w:autoSpaceDE w:val="0"/>
        <w:autoSpaceDN w:val="0"/>
        <w:adjustRightInd w:val="0"/>
        <w:spacing w:after="120"/>
      </w:pPr>
      <w:r>
        <w:t>Friday, August 28</w:t>
      </w:r>
    </w:p>
    <w:p w14:paraId="34A0F92A" w14:textId="649DF802" w:rsidR="00226CEF" w:rsidRPr="00684ECA" w:rsidRDefault="007B7DE3" w:rsidP="00226CEF">
      <w:pPr>
        <w:widowControl w:val="0"/>
        <w:autoSpaceDE w:val="0"/>
        <w:autoSpaceDN w:val="0"/>
        <w:adjustRightInd w:val="0"/>
        <w:spacing w:after="120"/>
        <w:rPr>
          <w:rFonts w:ascii="Times" w:hAnsi="Times" w:cs="Times"/>
        </w:rPr>
      </w:pPr>
      <w:r>
        <w:tab/>
        <w:t>11.</w:t>
      </w:r>
      <w:r w:rsidR="00226CEF" w:rsidRPr="003C73B0">
        <w:t xml:space="preserve"> Panel discussions </w:t>
      </w:r>
      <w:r>
        <w:t xml:space="preserve">and present results </w:t>
      </w:r>
      <w:r w:rsidR="00226CEF" w:rsidRPr="003C73B0">
        <w:t xml:space="preserve"> </w:t>
      </w:r>
    </w:p>
    <w:p w14:paraId="681BCEEA" w14:textId="0C81ABA8" w:rsidR="00226CEF" w:rsidRPr="00684ECA" w:rsidRDefault="007B7DE3" w:rsidP="00226CEF">
      <w:pPr>
        <w:widowControl w:val="0"/>
        <w:autoSpaceDE w:val="0"/>
        <w:autoSpaceDN w:val="0"/>
        <w:adjustRightInd w:val="0"/>
        <w:spacing w:after="120"/>
        <w:rPr>
          <w:rFonts w:ascii="Times" w:hAnsi="Times" w:cs="Times"/>
        </w:rPr>
      </w:pPr>
      <w:r>
        <w:tab/>
        <w:t>12</w:t>
      </w:r>
      <w:r w:rsidR="00226CEF" w:rsidRPr="003C73B0">
        <w:t>. Adjourn</w:t>
      </w:r>
    </w:p>
    <w:p w14:paraId="0DDDE198" w14:textId="77777777" w:rsidR="00226CEF" w:rsidRDefault="00226CEF" w:rsidP="00226CEF"/>
    <w:p w14:paraId="14243DFE" w14:textId="77777777" w:rsidR="00226CEF" w:rsidRDefault="00226CEF" w:rsidP="00226CEF">
      <w:pPr>
        <w:spacing w:after="240"/>
      </w:pPr>
    </w:p>
    <w:p w14:paraId="2332A574" w14:textId="77777777" w:rsidR="00B06D84" w:rsidRDefault="00B06D84" w:rsidP="005414B2">
      <w:pPr>
        <w:spacing w:after="240"/>
      </w:pPr>
    </w:p>
    <w:sectPr w:rsidR="00B06D84" w:rsidSect="005C7F97">
      <w:footerReference w:type="even" r:id="rId12"/>
      <w:footerReference w:type="default" r:id="rId13"/>
      <w:headerReference w:type="first" r:id="rId14"/>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39837C" w14:textId="77777777" w:rsidR="005847D5" w:rsidRDefault="005847D5">
      <w:r>
        <w:separator/>
      </w:r>
    </w:p>
  </w:endnote>
  <w:endnote w:type="continuationSeparator" w:id="0">
    <w:p w14:paraId="64E1F6CD" w14:textId="77777777" w:rsidR="005847D5" w:rsidRDefault="00584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EF863C" w14:textId="77777777" w:rsidR="00A607FF" w:rsidRDefault="00A607FF" w:rsidP="009121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FD919F" w14:textId="77777777" w:rsidR="00A607FF" w:rsidRDefault="00A607F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2AFF83" w14:textId="77777777" w:rsidR="00A607FF" w:rsidRDefault="00A607FF" w:rsidP="009121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044A6">
      <w:rPr>
        <w:rStyle w:val="PageNumber"/>
        <w:noProof/>
      </w:rPr>
      <w:t>2</w:t>
    </w:r>
    <w:r>
      <w:rPr>
        <w:rStyle w:val="PageNumber"/>
      </w:rPr>
      <w:fldChar w:fldCharType="end"/>
    </w:r>
  </w:p>
  <w:p w14:paraId="65990FF7" w14:textId="77777777" w:rsidR="00A607FF" w:rsidRDefault="00A607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9368A0" w14:textId="77777777" w:rsidR="005847D5" w:rsidRDefault="005847D5">
      <w:r>
        <w:separator/>
      </w:r>
    </w:p>
  </w:footnote>
  <w:footnote w:type="continuationSeparator" w:id="0">
    <w:p w14:paraId="2DA2A1D1" w14:textId="77777777" w:rsidR="005847D5" w:rsidRDefault="005847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80D257" w14:textId="64D6985E" w:rsidR="00A607FF" w:rsidRPr="00A21066" w:rsidRDefault="00A607FF">
    <w:pPr>
      <w:pStyle w:val="Header"/>
      <w:rPr>
        <w:i/>
      </w:rPr>
    </w:pPr>
    <w:r>
      <w:tab/>
    </w:r>
    <w:r>
      <w:tab/>
    </w:r>
    <w:r>
      <w:tab/>
    </w:r>
    <w:r>
      <w:tab/>
    </w:r>
    <w:r>
      <w:tab/>
    </w:r>
    <w:r>
      <w:rPr>
        <w:i/>
      </w:rPr>
      <w:t>Task Order T</w:t>
    </w:r>
    <w:r w:rsidRPr="00A21066">
      <w:rPr>
        <w:i/>
      </w:rPr>
      <w:t>12-02 DRAFT v. 1May2015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D9308E5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77F3106"/>
    <w:multiLevelType w:val="hybridMultilevel"/>
    <w:tmpl w:val="C940219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8363F68"/>
    <w:multiLevelType w:val="hybridMultilevel"/>
    <w:tmpl w:val="8C82E1BC"/>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F073BEA"/>
    <w:multiLevelType w:val="hybridMultilevel"/>
    <w:tmpl w:val="00CE25B6"/>
    <w:lvl w:ilvl="0" w:tplc="6A94132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99A6661"/>
    <w:multiLevelType w:val="hybridMultilevel"/>
    <w:tmpl w:val="00CE25B6"/>
    <w:lvl w:ilvl="0" w:tplc="6A94132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4C52C9B"/>
    <w:multiLevelType w:val="hybridMultilevel"/>
    <w:tmpl w:val="965A88D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53BC1282"/>
    <w:multiLevelType w:val="singleLevel"/>
    <w:tmpl w:val="C8AAD6EA"/>
    <w:lvl w:ilvl="0">
      <w:start w:val="1"/>
      <w:numFmt w:val="decimal"/>
      <w:lvlText w:val="%1."/>
      <w:legacy w:legacy="1" w:legacySpace="0" w:legacyIndent="1"/>
      <w:lvlJc w:val="left"/>
      <w:pPr>
        <w:ind w:left="631" w:hanging="1"/>
      </w:pPr>
      <w:rPr>
        <w:rFonts w:ascii="Times New Roman" w:hAnsi="Times New Roman" w:hint="default"/>
      </w:rPr>
    </w:lvl>
  </w:abstractNum>
  <w:abstractNum w:abstractNumId="7">
    <w:nsid w:val="54627516"/>
    <w:multiLevelType w:val="multilevel"/>
    <w:tmpl w:val="04090023"/>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
    <w:nsid w:val="668962C0"/>
    <w:multiLevelType w:val="hybridMultilevel"/>
    <w:tmpl w:val="DAD24A9E"/>
    <w:lvl w:ilvl="0" w:tplc="0409000F">
      <w:start w:val="2"/>
      <w:numFmt w:val="decimal"/>
      <w:lvlText w:val="%1."/>
      <w:lvlJc w:val="left"/>
      <w:pPr>
        <w:tabs>
          <w:tab w:val="num" w:pos="720"/>
        </w:tabs>
        <w:ind w:left="720" w:hanging="360"/>
      </w:pPr>
      <w:rPr>
        <w:rFonts w:hint="default"/>
      </w:rPr>
    </w:lvl>
    <w:lvl w:ilvl="1" w:tplc="2026B53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6A9C2579"/>
    <w:multiLevelType w:val="hybridMultilevel"/>
    <w:tmpl w:val="C5A4CE62"/>
    <w:lvl w:ilvl="0" w:tplc="F9A27D32">
      <w:start w:val="1"/>
      <w:numFmt w:val="decimal"/>
      <w:lvlText w:val="%1."/>
      <w:lvlJc w:val="left"/>
      <w:pPr>
        <w:tabs>
          <w:tab w:val="num" w:pos="360"/>
        </w:tabs>
        <w:ind w:left="720" w:hanging="432"/>
      </w:pPr>
      <w:rPr>
        <w:rFonts w:ascii="Times New Roman" w:eastAsia="Times New Roman" w:hAnsi="Times New Roman" w:cs="Times New Roman"/>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nsid w:val="73F262C0"/>
    <w:multiLevelType w:val="multilevel"/>
    <w:tmpl w:val="769A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E6A0554"/>
    <w:multiLevelType w:val="hybridMultilevel"/>
    <w:tmpl w:val="3B904F5C"/>
    <w:lvl w:ilvl="0" w:tplc="0A907A7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7FDD042D"/>
    <w:multiLevelType w:val="hybridMultilevel"/>
    <w:tmpl w:val="B26EAB1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7"/>
  </w:num>
  <w:num w:numId="2">
    <w:abstractNumId w:val="1"/>
  </w:num>
  <w:num w:numId="3">
    <w:abstractNumId w:val="10"/>
  </w:num>
  <w:num w:numId="4">
    <w:abstractNumId w:val="11"/>
  </w:num>
  <w:num w:numId="5">
    <w:abstractNumId w:val="9"/>
  </w:num>
  <w:num w:numId="6">
    <w:abstractNumId w:val="6"/>
  </w:num>
  <w:num w:numId="7">
    <w:abstractNumId w:val="8"/>
  </w:num>
  <w:num w:numId="8">
    <w:abstractNumId w:val="5"/>
  </w:num>
  <w:num w:numId="9">
    <w:abstractNumId w:val="2"/>
  </w:num>
  <w:num w:numId="10">
    <w:abstractNumId w:val="3"/>
  </w:num>
  <w:num w:numId="11">
    <w:abstractNumId w:val="0"/>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5D9A"/>
    <w:rsid w:val="00002BD0"/>
    <w:rsid w:val="00005647"/>
    <w:rsid w:val="00025508"/>
    <w:rsid w:val="00026F26"/>
    <w:rsid w:val="00030347"/>
    <w:rsid w:val="000351A5"/>
    <w:rsid w:val="00035F43"/>
    <w:rsid w:val="0004052F"/>
    <w:rsid w:val="00044FDD"/>
    <w:rsid w:val="00060191"/>
    <w:rsid w:val="00061D74"/>
    <w:rsid w:val="0006245F"/>
    <w:rsid w:val="00065289"/>
    <w:rsid w:val="000749B1"/>
    <w:rsid w:val="00086A3A"/>
    <w:rsid w:val="0008767D"/>
    <w:rsid w:val="00095E46"/>
    <w:rsid w:val="00095F2E"/>
    <w:rsid w:val="000A0B15"/>
    <w:rsid w:val="000A27C9"/>
    <w:rsid w:val="000A51D9"/>
    <w:rsid w:val="000B2EA6"/>
    <w:rsid w:val="000B4601"/>
    <w:rsid w:val="000B7597"/>
    <w:rsid w:val="000B7B21"/>
    <w:rsid w:val="000C1C10"/>
    <w:rsid w:val="000C1F45"/>
    <w:rsid w:val="000C29B7"/>
    <w:rsid w:val="000C4870"/>
    <w:rsid w:val="000C6C66"/>
    <w:rsid w:val="000D1B20"/>
    <w:rsid w:val="000D347E"/>
    <w:rsid w:val="000E0571"/>
    <w:rsid w:val="000E3C1F"/>
    <w:rsid w:val="000F659C"/>
    <w:rsid w:val="001044A6"/>
    <w:rsid w:val="00110F43"/>
    <w:rsid w:val="0011234B"/>
    <w:rsid w:val="001148B8"/>
    <w:rsid w:val="00121204"/>
    <w:rsid w:val="0013567D"/>
    <w:rsid w:val="00151F76"/>
    <w:rsid w:val="00152077"/>
    <w:rsid w:val="00153263"/>
    <w:rsid w:val="00156D1E"/>
    <w:rsid w:val="0016017F"/>
    <w:rsid w:val="00164075"/>
    <w:rsid w:val="001640EA"/>
    <w:rsid w:val="00170A6F"/>
    <w:rsid w:val="001715E6"/>
    <w:rsid w:val="0017256C"/>
    <w:rsid w:val="001905C4"/>
    <w:rsid w:val="00196E6B"/>
    <w:rsid w:val="0019740A"/>
    <w:rsid w:val="001A29B1"/>
    <w:rsid w:val="001B588F"/>
    <w:rsid w:val="001D08A7"/>
    <w:rsid w:val="001D0CAB"/>
    <w:rsid w:val="001D1D0E"/>
    <w:rsid w:val="001E1CC4"/>
    <w:rsid w:val="001E3893"/>
    <w:rsid w:val="001E3910"/>
    <w:rsid w:val="001E77CB"/>
    <w:rsid w:val="001F766A"/>
    <w:rsid w:val="00202AD4"/>
    <w:rsid w:val="002109EF"/>
    <w:rsid w:val="00210F02"/>
    <w:rsid w:val="0021308B"/>
    <w:rsid w:val="00215C1E"/>
    <w:rsid w:val="00216706"/>
    <w:rsid w:val="00226CEF"/>
    <w:rsid w:val="00231409"/>
    <w:rsid w:val="0023325F"/>
    <w:rsid w:val="00241605"/>
    <w:rsid w:val="002441E7"/>
    <w:rsid w:val="00246932"/>
    <w:rsid w:val="0025295E"/>
    <w:rsid w:val="00260284"/>
    <w:rsid w:val="002801CE"/>
    <w:rsid w:val="0028224F"/>
    <w:rsid w:val="00293D57"/>
    <w:rsid w:val="00296AE6"/>
    <w:rsid w:val="002A289C"/>
    <w:rsid w:val="002A297A"/>
    <w:rsid w:val="002B4F6F"/>
    <w:rsid w:val="002C0EF5"/>
    <w:rsid w:val="002C22FF"/>
    <w:rsid w:val="002C329F"/>
    <w:rsid w:val="002D6711"/>
    <w:rsid w:val="002E31B1"/>
    <w:rsid w:val="002E7446"/>
    <w:rsid w:val="002F0503"/>
    <w:rsid w:val="002F209D"/>
    <w:rsid w:val="002F3F08"/>
    <w:rsid w:val="002F7CC6"/>
    <w:rsid w:val="0031080E"/>
    <w:rsid w:val="003342B7"/>
    <w:rsid w:val="00342230"/>
    <w:rsid w:val="00354286"/>
    <w:rsid w:val="00366159"/>
    <w:rsid w:val="00371833"/>
    <w:rsid w:val="00372FDD"/>
    <w:rsid w:val="00387550"/>
    <w:rsid w:val="003920D3"/>
    <w:rsid w:val="003965EF"/>
    <w:rsid w:val="003A52D5"/>
    <w:rsid w:val="003B5758"/>
    <w:rsid w:val="003C0344"/>
    <w:rsid w:val="003C3C0E"/>
    <w:rsid w:val="003C5A20"/>
    <w:rsid w:val="003E2629"/>
    <w:rsid w:val="003E2F9B"/>
    <w:rsid w:val="003F39CA"/>
    <w:rsid w:val="003F6F5B"/>
    <w:rsid w:val="00400FA5"/>
    <w:rsid w:val="00405967"/>
    <w:rsid w:val="0040794E"/>
    <w:rsid w:val="00416225"/>
    <w:rsid w:val="004236CB"/>
    <w:rsid w:val="004469F2"/>
    <w:rsid w:val="0045548E"/>
    <w:rsid w:val="0046184C"/>
    <w:rsid w:val="00463FE0"/>
    <w:rsid w:val="004645B6"/>
    <w:rsid w:val="00465B38"/>
    <w:rsid w:val="00481E2D"/>
    <w:rsid w:val="004876CF"/>
    <w:rsid w:val="00490307"/>
    <w:rsid w:val="004A2A64"/>
    <w:rsid w:val="004A51D1"/>
    <w:rsid w:val="004C1283"/>
    <w:rsid w:val="004C4493"/>
    <w:rsid w:val="004D396B"/>
    <w:rsid w:val="004D57E3"/>
    <w:rsid w:val="004F1D6A"/>
    <w:rsid w:val="0052051A"/>
    <w:rsid w:val="0052678D"/>
    <w:rsid w:val="00536456"/>
    <w:rsid w:val="005414B2"/>
    <w:rsid w:val="00544C1F"/>
    <w:rsid w:val="00551A73"/>
    <w:rsid w:val="00554099"/>
    <w:rsid w:val="0055490F"/>
    <w:rsid w:val="00562479"/>
    <w:rsid w:val="0056297F"/>
    <w:rsid w:val="005645EB"/>
    <w:rsid w:val="005649AA"/>
    <w:rsid w:val="00576E23"/>
    <w:rsid w:val="005805D7"/>
    <w:rsid w:val="005806C1"/>
    <w:rsid w:val="00582C4E"/>
    <w:rsid w:val="005847D5"/>
    <w:rsid w:val="005B588C"/>
    <w:rsid w:val="005C7F97"/>
    <w:rsid w:val="005D4182"/>
    <w:rsid w:val="005D5221"/>
    <w:rsid w:val="005F13AA"/>
    <w:rsid w:val="005F584E"/>
    <w:rsid w:val="005F7DEA"/>
    <w:rsid w:val="006023F4"/>
    <w:rsid w:val="00605747"/>
    <w:rsid w:val="00606448"/>
    <w:rsid w:val="00606609"/>
    <w:rsid w:val="0063303D"/>
    <w:rsid w:val="006330ED"/>
    <w:rsid w:val="006359F4"/>
    <w:rsid w:val="00640A7E"/>
    <w:rsid w:val="00642D59"/>
    <w:rsid w:val="00646444"/>
    <w:rsid w:val="00654D07"/>
    <w:rsid w:val="006607CF"/>
    <w:rsid w:val="00684DF1"/>
    <w:rsid w:val="00695B6F"/>
    <w:rsid w:val="006D77D1"/>
    <w:rsid w:val="006E2AA6"/>
    <w:rsid w:val="006E407C"/>
    <w:rsid w:val="006E5DA2"/>
    <w:rsid w:val="006F19F2"/>
    <w:rsid w:val="00700C43"/>
    <w:rsid w:val="00710211"/>
    <w:rsid w:val="00736B29"/>
    <w:rsid w:val="00740368"/>
    <w:rsid w:val="007418A6"/>
    <w:rsid w:val="00753018"/>
    <w:rsid w:val="00753413"/>
    <w:rsid w:val="00763C42"/>
    <w:rsid w:val="00765000"/>
    <w:rsid w:val="00765D0F"/>
    <w:rsid w:val="00770F99"/>
    <w:rsid w:val="00772C2A"/>
    <w:rsid w:val="007737AD"/>
    <w:rsid w:val="00775516"/>
    <w:rsid w:val="00786BDC"/>
    <w:rsid w:val="007A2C4A"/>
    <w:rsid w:val="007B7DE3"/>
    <w:rsid w:val="007C22B2"/>
    <w:rsid w:val="007C66AD"/>
    <w:rsid w:val="007D403E"/>
    <w:rsid w:val="007E48C1"/>
    <w:rsid w:val="007F375B"/>
    <w:rsid w:val="007F568E"/>
    <w:rsid w:val="007F7248"/>
    <w:rsid w:val="008066B0"/>
    <w:rsid w:val="008126DA"/>
    <w:rsid w:val="00813594"/>
    <w:rsid w:val="008136CC"/>
    <w:rsid w:val="008150DD"/>
    <w:rsid w:val="0083717A"/>
    <w:rsid w:val="008506DB"/>
    <w:rsid w:val="0085700C"/>
    <w:rsid w:val="008620C0"/>
    <w:rsid w:val="00862F2F"/>
    <w:rsid w:val="00863D2D"/>
    <w:rsid w:val="00885236"/>
    <w:rsid w:val="008933ED"/>
    <w:rsid w:val="008B08C2"/>
    <w:rsid w:val="008B5961"/>
    <w:rsid w:val="008C25BE"/>
    <w:rsid w:val="008D54D3"/>
    <w:rsid w:val="008E1DB8"/>
    <w:rsid w:val="00901DE5"/>
    <w:rsid w:val="00904912"/>
    <w:rsid w:val="00912125"/>
    <w:rsid w:val="00913ED5"/>
    <w:rsid w:val="00915A5B"/>
    <w:rsid w:val="00922F94"/>
    <w:rsid w:val="00930079"/>
    <w:rsid w:val="009464AC"/>
    <w:rsid w:val="00955686"/>
    <w:rsid w:val="009612DB"/>
    <w:rsid w:val="00961BE9"/>
    <w:rsid w:val="00967F79"/>
    <w:rsid w:val="009725A3"/>
    <w:rsid w:val="00980192"/>
    <w:rsid w:val="00995FC3"/>
    <w:rsid w:val="009A2C8D"/>
    <w:rsid w:val="009D2E5E"/>
    <w:rsid w:val="009D3522"/>
    <w:rsid w:val="009D397E"/>
    <w:rsid w:val="009E323E"/>
    <w:rsid w:val="009E3E30"/>
    <w:rsid w:val="009E5E52"/>
    <w:rsid w:val="009E648D"/>
    <w:rsid w:val="009F0B19"/>
    <w:rsid w:val="00A00851"/>
    <w:rsid w:val="00A06343"/>
    <w:rsid w:val="00A11163"/>
    <w:rsid w:val="00A21066"/>
    <w:rsid w:val="00A22D84"/>
    <w:rsid w:val="00A26438"/>
    <w:rsid w:val="00A27731"/>
    <w:rsid w:val="00A3526D"/>
    <w:rsid w:val="00A36F7F"/>
    <w:rsid w:val="00A45ECE"/>
    <w:rsid w:val="00A5588B"/>
    <w:rsid w:val="00A56E53"/>
    <w:rsid w:val="00A607FF"/>
    <w:rsid w:val="00A62172"/>
    <w:rsid w:val="00A62A9C"/>
    <w:rsid w:val="00A6746E"/>
    <w:rsid w:val="00A77F5E"/>
    <w:rsid w:val="00A80D88"/>
    <w:rsid w:val="00A81E9A"/>
    <w:rsid w:val="00A83BB8"/>
    <w:rsid w:val="00A8695F"/>
    <w:rsid w:val="00A914A2"/>
    <w:rsid w:val="00A964F5"/>
    <w:rsid w:val="00A970B6"/>
    <w:rsid w:val="00AA0DDA"/>
    <w:rsid w:val="00AB5363"/>
    <w:rsid w:val="00AD29F2"/>
    <w:rsid w:val="00AE075F"/>
    <w:rsid w:val="00AE1A80"/>
    <w:rsid w:val="00AE47C0"/>
    <w:rsid w:val="00AE4A58"/>
    <w:rsid w:val="00AF2F68"/>
    <w:rsid w:val="00AF7448"/>
    <w:rsid w:val="00B017F1"/>
    <w:rsid w:val="00B04CA4"/>
    <w:rsid w:val="00B06D84"/>
    <w:rsid w:val="00B0757B"/>
    <w:rsid w:val="00B108DB"/>
    <w:rsid w:val="00B11C7E"/>
    <w:rsid w:val="00B12C6F"/>
    <w:rsid w:val="00B14B25"/>
    <w:rsid w:val="00B1601B"/>
    <w:rsid w:val="00B175F0"/>
    <w:rsid w:val="00B21D8F"/>
    <w:rsid w:val="00B25100"/>
    <w:rsid w:val="00B33DCA"/>
    <w:rsid w:val="00B43003"/>
    <w:rsid w:val="00B43322"/>
    <w:rsid w:val="00B46BA9"/>
    <w:rsid w:val="00B476FB"/>
    <w:rsid w:val="00B570A1"/>
    <w:rsid w:val="00B65326"/>
    <w:rsid w:val="00B7142D"/>
    <w:rsid w:val="00B732DA"/>
    <w:rsid w:val="00B77021"/>
    <w:rsid w:val="00B80A0D"/>
    <w:rsid w:val="00B80FE5"/>
    <w:rsid w:val="00B8448B"/>
    <w:rsid w:val="00B92A0A"/>
    <w:rsid w:val="00BA6538"/>
    <w:rsid w:val="00BB0A37"/>
    <w:rsid w:val="00BD14D7"/>
    <w:rsid w:val="00BF6581"/>
    <w:rsid w:val="00C17D4B"/>
    <w:rsid w:val="00C21CB7"/>
    <w:rsid w:val="00C22597"/>
    <w:rsid w:val="00C30C52"/>
    <w:rsid w:val="00C32D8A"/>
    <w:rsid w:val="00C35BEF"/>
    <w:rsid w:val="00C4549C"/>
    <w:rsid w:val="00C7085E"/>
    <w:rsid w:val="00C77B89"/>
    <w:rsid w:val="00C8617B"/>
    <w:rsid w:val="00C875D0"/>
    <w:rsid w:val="00C943F8"/>
    <w:rsid w:val="00C9563C"/>
    <w:rsid w:val="00C97755"/>
    <w:rsid w:val="00CB0B04"/>
    <w:rsid w:val="00CB5E8B"/>
    <w:rsid w:val="00CC376B"/>
    <w:rsid w:val="00CC7072"/>
    <w:rsid w:val="00CD04FA"/>
    <w:rsid w:val="00CD352B"/>
    <w:rsid w:val="00CE3E8D"/>
    <w:rsid w:val="00D042FA"/>
    <w:rsid w:val="00D11D3F"/>
    <w:rsid w:val="00D11DAC"/>
    <w:rsid w:val="00D123F2"/>
    <w:rsid w:val="00D163D8"/>
    <w:rsid w:val="00D16D7F"/>
    <w:rsid w:val="00D21E50"/>
    <w:rsid w:val="00D22FED"/>
    <w:rsid w:val="00D236E5"/>
    <w:rsid w:val="00D23F51"/>
    <w:rsid w:val="00D34B28"/>
    <w:rsid w:val="00D35C8A"/>
    <w:rsid w:val="00D469D4"/>
    <w:rsid w:val="00D50253"/>
    <w:rsid w:val="00D5521C"/>
    <w:rsid w:val="00D60E7B"/>
    <w:rsid w:val="00D648EF"/>
    <w:rsid w:val="00D65B12"/>
    <w:rsid w:val="00D70F3E"/>
    <w:rsid w:val="00D74655"/>
    <w:rsid w:val="00D74D14"/>
    <w:rsid w:val="00D7615F"/>
    <w:rsid w:val="00D85D9A"/>
    <w:rsid w:val="00D92AED"/>
    <w:rsid w:val="00D9368E"/>
    <w:rsid w:val="00D9532C"/>
    <w:rsid w:val="00D9586D"/>
    <w:rsid w:val="00DA3DCF"/>
    <w:rsid w:val="00DA4781"/>
    <w:rsid w:val="00DB789D"/>
    <w:rsid w:val="00DC3CD2"/>
    <w:rsid w:val="00DC53A4"/>
    <w:rsid w:val="00DD1CDB"/>
    <w:rsid w:val="00DD383F"/>
    <w:rsid w:val="00DD712C"/>
    <w:rsid w:val="00DF6D84"/>
    <w:rsid w:val="00E37E0D"/>
    <w:rsid w:val="00E4150F"/>
    <w:rsid w:val="00E46BF3"/>
    <w:rsid w:val="00E56842"/>
    <w:rsid w:val="00E6412D"/>
    <w:rsid w:val="00E66965"/>
    <w:rsid w:val="00E7230B"/>
    <w:rsid w:val="00E76E0B"/>
    <w:rsid w:val="00E778C9"/>
    <w:rsid w:val="00E77C23"/>
    <w:rsid w:val="00E80ACD"/>
    <w:rsid w:val="00E83C0C"/>
    <w:rsid w:val="00E85E1F"/>
    <w:rsid w:val="00E87536"/>
    <w:rsid w:val="00E91FC0"/>
    <w:rsid w:val="00E94B43"/>
    <w:rsid w:val="00E95D1B"/>
    <w:rsid w:val="00E97A70"/>
    <w:rsid w:val="00EA02DE"/>
    <w:rsid w:val="00EA2410"/>
    <w:rsid w:val="00EA2C45"/>
    <w:rsid w:val="00EA4646"/>
    <w:rsid w:val="00EB4AA3"/>
    <w:rsid w:val="00EB7152"/>
    <w:rsid w:val="00EC071D"/>
    <w:rsid w:val="00EC13F0"/>
    <w:rsid w:val="00EC1892"/>
    <w:rsid w:val="00EC34AA"/>
    <w:rsid w:val="00EC6E5C"/>
    <w:rsid w:val="00EC7770"/>
    <w:rsid w:val="00ED0E1E"/>
    <w:rsid w:val="00ED529D"/>
    <w:rsid w:val="00EE1864"/>
    <w:rsid w:val="00EE5663"/>
    <w:rsid w:val="00F04443"/>
    <w:rsid w:val="00F14DCC"/>
    <w:rsid w:val="00F1792E"/>
    <w:rsid w:val="00F33384"/>
    <w:rsid w:val="00F350B9"/>
    <w:rsid w:val="00F4575F"/>
    <w:rsid w:val="00F45A9C"/>
    <w:rsid w:val="00F63E11"/>
    <w:rsid w:val="00F6527A"/>
    <w:rsid w:val="00F70DF7"/>
    <w:rsid w:val="00F742CC"/>
    <w:rsid w:val="00F8096F"/>
    <w:rsid w:val="00F87781"/>
    <w:rsid w:val="00FA0419"/>
    <w:rsid w:val="00FA791F"/>
    <w:rsid w:val="00FB33AD"/>
    <w:rsid w:val="00FC1CED"/>
    <w:rsid w:val="00FC232B"/>
    <w:rsid w:val="00FC69F6"/>
    <w:rsid w:val="00FD1311"/>
    <w:rsid w:val="00FD1FE0"/>
    <w:rsid w:val="00FD78C1"/>
    <w:rsid w:val="00FD7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01832E"/>
  <w15:docId w15:val="{451ED833-2294-472B-A636-C00C1958D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FC232B"/>
    <w:pPr>
      <w:keepNext/>
      <w:numPr>
        <w:numId w:val="1"/>
      </w:numPr>
      <w:outlineLvl w:val="0"/>
    </w:pPr>
    <w:rPr>
      <w:rFonts w:ascii="Times" w:eastAsia="Times" w:hAnsi="Times"/>
      <w:b/>
      <w:color w:val="000000"/>
      <w:szCs w:val="20"/>
    </w:rPr>
  </w:style>
  <w:style w:type="paragraph" w:styleId="Heading2">
    <w:name w:val="heading 2"/>
    <w:basedOn w:val="Normal"/>
    <w:next w:val="Normal"/>
    <w:qFormat/>
    <w:rsid w:val="00FC232B"/>
    <w:pPr>
      <w:keepNext/>
      <w:numPr>
        <w:ilvl w:val="1"/>
        <w:numId w:val="1"/>
      </w:numPr>
      <w:outlineLvl w:val="1"/>
    </w:pPr>
    <w:rPr>
      <w:rFonts w:eastAsia="Times"/>
      <w:b/>
      <w:color w:val="000000"/>
      <w:szCs w:val="20"/>
    </w:rPr>
  </w:style>
  <w:style w:type="paragraph" w:styleId="Heading3">
    <w:name w:val="heading 3"/>
    <w:basedOn w:val="Normal"/>
    <w:next w:val="Normal"/>
    <w:qFormat/>
    <w:rsid w:val="00121204"/>
    <w:pPr>
      <w:keepNext/>
      <w:spacing w:before="240" w:after="60"/>
      <w:outlineLvl w:val="2"/>
    </w:pPr>
    <w:rPr>
      <w:rFonts w:ascii="Arial" w:hAnsi="Arial" w:cs="Arial"/>
      <w:b/>
      <w:bCs/>
      <w:sz w:val="26"/>
      <w:szCs w:val="26"/>
    </w:rPr>
  </w:style>
  <w:style w:type="paragraph" w:styleId="Heading4">
    <w:name w:val="heading 4"/>
    <w:basedOn w:val="Normal"/>
    <w:next w:val="Normal"/>
    <w:qFormat/>
    <w:rsid w:val="00FC232B"/>
    <w:pPr>
      <w:keepNext/>
      <w:numPr>
        <w:ilvl w:val="3"/>
        <w:numId w:val="1"/>
      </w:numPr>
      <w:jc w:val="center"/>
      <w:outlineLvl w:val="3"/>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97755"/>
    <w:rPr>
      <w:color w:val="0000FF"/>
      <w:u w:val="single"/>
    </w:rPr>
  </w:style>
  <w:style w:type="paragraph" w:styleId="NormalWeb">
    <w:name w:val="Normal (Web)"/>
    <w:basedOn w:val="Normal"/>
    <w:rsid w:val="00095F2E"/>
    <w:pPr>
      <w:spacing w:before="100" w:beforeAutospacing="1" w:after="100" w:afterAutospacing="1"/>
    </w:pPr>
  </w:style>
  <w:style w:type="paragraph" w:styleId="BodyTextIndent2">
    <w:name w:val="Body Text Indent 2"/>
    <w:basedOn w:val="Normal"/>
    <w:rsid w:val="005F13AA"/>
    <w:pPr>
      <w:ind w:left="720"/>
    </w:pPr>
    <w:rPr>
      <w:rFonts w:ascii="Times" w:eastAsia="Times" w:hAnsi="Times"/>
      <w:color w:val="000000"/>
      <w:szCs w:val="20"/>
    </w:rPr>
  </w:style>
  <w:style w:type="paragraph" w:customStyle="1" w:styleId="Level1">
    <w:name w:val="Level 1"/>
    <w:rsid w:val="00AE075F"/>
    <w:pPr>
      <w:autoSpaceDE w:val="0"/>
      <w:autoSpaceDN w:val="0"/>
      <w:adjustRightInd w:val="0"/>
      <w:ind w:left="720"/>
    </w:pPr>
    <w:rPr>
      <w:sz w:val="24"/>
      <w:szCs w:val="24"/>
    </w:rPr>
  </w:style>
  <w:style w:type="table" w:styleId="TableGrid">
    <w:name w:val="Table Grid"/>
    <w:basedOn w:val="TableNormal"/>
    <w:rsid w:val="00AE075F"/>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121204"/>
    <w:pPr>
      <w:tabs>
        <w:tab w:val="center" w:pos="4320"/>
        <w:tab w:val="right" w:pos="8640"/>
      </w:tabs>
    </w:pPr>
    <w:rPr>
      <w:rFonts w:ascii="Times" w:eastAsia="Times" w:hAnsi="Times"/>
    </w:rPr>
  </w:style>
  <w:style w:type="paragraph" w:styleId="Footer">
    <w:name w:val="footer"/>
    <w:basedOn w:val="Normal"/>
    <w:rsid w:val="005C7F97"/>
    <w:pPr>
      <w:tabs>
        <w:tab w:val="center" w:pos="4320"/>
        <w:tab w:val="right" w:pos="8640"/>
      </w:tabs>
    </w:pPr>
  </w:style>
  <w:style w:type="character" w:styleId="PageNumber">
    <w:name w:val="page number"/>
    <w:basedOn w:val="DefaultParagraphFont"/>
    <w:rsid w:val="005C7F97"/>
  </w:style>
  <w:style w:type="character" w:styleId="CommentReference">
    <w:name w:val="annotation reference"/>
    <w:rsid w:val="00536456"/>
    <w:rPr>
      <w:sz w:val="16"/>
      <w:szCs w:val="16"/>
    </w:rPr>
  </w:style>
  <w:style w:type="paragraph" w:styleId="CommentText">
    <w:name w:val="annotation text"/>
    <w:basedOn w:val="Normal"/>
    <w:link w:val="CommentTextChar"/>
    <w:rsid w:val="00536456"/>
    <w:rPr>
      <w:sz w:val="20"/>
      <w:szCs w:val="20"/>
    </w:rPr>
  </w:style>
  <w:style w:type="character" w:customStyle="1" w:styleId="CommentTextChar">
    <w:name w:val="Comment Text Char"/>
    <w:basedOn w:val="DefaultParagraphFont"/>
    <w:link w:val="CommentText"/>
    <w:rsid w:val="00536456"/>
  </w:style>
  <w:style w:type="paragraph" w:styleId="CommentSubject">
    <w:name w:val="annotation subject"/>
    <w:basedOn w:val="CommentText"/>
    <w:next w:val="CommentText"/>
    <w:link w:val="CommentSubjectChar"/>
    <w:rsid w:val="00536456"/>
    <w:rPr>
      <w:b/>
      <w:bCs/>
    </w:rPr>
  </w:style>
  <w:style w:type="character" w:customStyle="1" w:styleId="CommentSubjectChar">
    <w:name w:val="Comment Subject Char"/>
    <w:link w:val="CommentSubject"/>
    <w:rsid w:val="00536456"/>
    <w:rPr>
      <w:b/>
      <w:bCs/>
    </w:rPr>
  </w:style>
  <w:style w:type="paragraph" w:styleId="BalloonText">
    <w:name w:val="Balloon Text"/>
    <w:basedOn w:val="Normal"/>
    <w:link w:val="BalloonTextChar"/>
    <w:rsid w:val="00536456"/>
    <w:rPr>
      <w:rFonts w:ascii="Tahoma" w:hAnsi="Tahoma" w:cs="Tahoma"/>
      <w:sz w:val="16"/>
      <w:szCs w:val="16"/>
    </w:rPr>
  </w:style>
  <w:style w:type="character" w:customStyle="1" w:styleId="BalloonTextChar">
    <w:name w:val="Balloon Text Char"/>
    <w:link w:val="BalloonText"/>
    <w:rsid w:val="00536456"/>
    <w:rPr>
      <w:rFonts w:ascii="Tahoma" w:hAnsi="Tahoma" w:cs="Tahoma"/>
      <w:sz w:val="16"/>
      <w:szCs w:val="16"/>
    </w:rPr>
  </w:style>
  <w:style w:type="paragraph" w:styleId="BodyText">
    <w:name w:val="Body Text"/>
    <w:basedOn w:val="Normal"/>
    <w:link w:val="BodyTextChar"/>
    <w:rsid w:val="0025295E"/>
    <w:pPr>
      <w:spacing w:after="120"/>
    </w:pPr>
  </w:style>
  <w:style w:type="character" w:customStyle="1" w:styleId="BodyTextChar">
    <w:name w:val="Body Text Char"/>
    <w:link w:val="BodyText"/>
    <w:rsid w:val="0025295E"/>
    <w:rPr>
      <w:sz w:val="24"/>
      <w:szCs w:val="24"/>
    </w:rPr>
  </w:style>
  <w:style w:type="paragraph" w:styleId="FootnoteText">
    <w:name w:val="footnote text"/>
    <w:basedOn w:val="Normal"/>
    <w:link w:val="FootnoteTextChar"/>
    <w:rsid w:val="0025295E"/>
    <w:rPr>
      <w:sz w:val="20"/>
      <w:szCs w:val="20"/>
    </w:rPr>
  </w:style>
  <w:style w:type="character" w:customStyle="1" w:styleId="FootnoteTextChar">
    <w:name w:val="Footnote Text Char"/>
    <w:basedOn w:val="DefaultParagraphFont"/>
    <w:link w:val="FootnoteText"/>
    <w:rsid w:val="0025295E"/>
  </w:style>
  <w:style w:type="character" w:styleId="FootnoteReference">
    <w:name w:val="footnote reference"/>
    <w:rsid w:val="0025295E"/>
    <w:rPr>
      <w:vertAlign w:val="superscript"/>
    </w:rPr>
  </w:style>
  <w:style w:type="character" w:styleId="FollowedHyperlink">
    <w:name w:val="FollowedHyperlink"/>
    <w:rsid w:val="00B21D8F"/>
    <w:rPr>
      <w:color w:val="800080"/>
      <w:u w:val="single"/>
    </w:rPr>
  </w:style>
  <w:style w:type="character" w:customStyle="1" w:styleId="apple-converted-space">
    <w:name w:val="apple-converted-space"/>
    <w:basedOn w:val="DefaultParagraphFont"/>
    <w:rsid w:val="008B08C2"/>
  </w:style>
  <w:style w:type="character" w:styleId="Emphasis">
    <w:name w:val="Emphasis"/>
    <w:basedOn w:val="DefaultParagraphFont"/>
    <w:uiPriority w:val="20"/>
    <w:qFormat/>
    <w:rsid w:val="00416225"/>
    <w:rPr>
      <w:i/>
      <w:iCs/>
    </w:rPr>
  </w:style>
  <w:style w:type="paragraph" w:styleId="ListParagraph">
    <w:name w:val="List Paragraph"/>
    <w:basedOn w:val="Normal"/>
    <w:uiPriority w:val="72"/>
    <w:rsid w:val="00060191"/>
    <w:pPr>
      <w:ind w:left="720"/>
      <w:contextualSpacing/>
    </w:pPr>
  </w:style>
  <w:style w:type="paragraph" w:styleId="Revision">
    <w:name w:val="Revision"/>
    <w:hidden/>
    <w:uiPriority w:val="71"/>
    <w:semiHidden/>
    <w:rsid w:val="00642D5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205303">
      <w:bodyDiv w:val="1"/>
      <w:marLeft w:val="0"/>
      <w:marRight w:val="0"/>
      <w:marTop w:val="0"/>
      <w:marBottom w:val="0"/>
      <w:divBdr>
        <w:top w:val="none" w:sz="0" w:space="0" w:color="auto"/>
        <w:left w:val="none" w:sz="0" w:space="0" w:color="auto"/>
        <w:bottom w:val="none" w:sz="0" w:space="0" w:color="auto"/>
        <w:right w:val="none" w:sz="0" w:space="0" w:color="auto"/>
      </w:divBdr>
    </w:div>
    <w:div w:id="218825772">
      <w:bodyDiv w:val="1"/>
      <w:marLeft w:val="0"/>
      <w:marRight w:val="0"/>
      <w:marTop w:val="0"/>
      <w:marBottom w:val="0"/>
      <w:divBdr>
        <w:top w:val="none" w:sz="0" w:space="0" w:color="auto"/>
        <w:left w:val="none" w:sz="0" w:space="0" w:color="auto"/>
        <w:bottom w:val="none" w:sz="0" w:space="0" w:color="auto"/>
        <w:right w:val="none" w:sz="0" w:space="0" w:color="auto"/>
      </w:divBdr>
    </w:div>
    <w:div w:id="227495460">
      <w:bodyDiv w:val="1"/>
      <w:marLeft w:val="0"/>
      <w:marRight w:val="0"/>
      <w:marTop w:val="0"/>
      <w:marBottom w:val="0"/>
      <w:divBdr>
        <w:top w:val="none" w:sz="0" w:space="0" w:color="auto"/>
        <w:left w:val="none" w:sz="0" w:space="0" w:color="auto"/>
        <w:bottom w:val="none" w:sz="0" w:space="0" w:color="auto"/>
        <w:right w:val="none" w:sz="0" w:space="0" w:color="auto"/>
      </w:divBdr>
    </w:div>
    <w:div w:id="498471944">
      <w:bodyDiv w:val="1"/>
      <w:marLeft w:val="0"/>
      <w:marRight w:val="0"/>
      <w:marTop w:val="0"/>
      <w:marBottom w:val="0"/>
      <w:divBdr>
        <w:top w:val="none" w:sz="0" w:space="0" w:color="auto"/>
        <w:left w:val="none" w:sz="0" w:space="0" w:color="auto"/>
        <w:bottom w:val="none" w:sz="0" w:space="0" w:color="auto"/>
        <w:right w:val="none" w:sz="0" w:space="0" w:color="auto"/>
      </w:divBdr>
      <w:divsChild>
        <w:div w:id="110981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0967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deemedexports.noaa.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ciereviews.com"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nnie.yau@noaa.gov"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marti.mccracken@noaa.gov" TargetMode="External"/><Relationship Id="rId4" Type="http://schemas.openxmlformats.org/officeDocument/2006/relationships/webSettings" Target="webSettings.xml"/><Relationship Id="rId9" Type="http://schemas.openxmlformats.org/officeDocument/2006/relationships/hyperlink" Target="http://deemedexports.noaa.gov/compliance_access_control_procedures/noaa-foreign-national-registration-system.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2852</Words>
  <Characters>16258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Statement of Work</vt:lpstr>
    </vt:vector>
  </TitlesOfParts>
  <Company>Dept. of Commerce</Company>
  <LinksUpToDate>false</LinksUpToDate>
  <CharactersWithSpaces>19072</CharactersWithSpaces>
  <SharedDoc>false</SharedDoc>
  <HLinks>
    <vt:vector size="18" baseType="variant">
      <vt:variant>
        <vt:i4>1638466</vt:i4>
      </vt:variant>
      <vt:variant>
        <vt:i4>6</vt:i4>
      </vt:variant>
      <vt:variant>
        <vt:i4>0</vt:i4>
      </vt:variant>
      <vt:variant>
        <vt:i4>5</vt:i4>
      </vt:variant>
      <vt:variant>
        <vt:lpwstr>http://deemedexports.noaa.gov/compliance_access_control_procedures/noaa-foreign-national-registration-system.html</vt:lpwstr>
      </vt:variant>
      <vt:variant>
        <vt:lpwstr/>
      </vt:variant>
      <vt:variant>
        <vt:i4>3801143</vt:i4>
      </vt:variant>
      <vt:variant>
        <vt:i4>3</vt:i4>
      </vt:variant>
      <vt:variant>
        <vt:i4>0</vt:i4>
      </vt:variant>
      <vt:variant>
        <vt:i4>5</vt:i4>
      </vt:variant>
      <vt:variant>
        <vt:lpwstr>http://deemedexports.noaa.gov/</vt:lpwstr>
      </vt:variant>
      <vt:variant>
        <vt:lpwstr/>
      </vt:variant>
      <vt:variant>
        <vt:i4>3670053</vt:i4>
      </vt:variant>
      <vt:variant>
        <vt:i4>0</vt:i4>
      </vt:variant>
      <vt:variant>
        <vt:i4>0</vt:i4>
      </vt:variant>
      <vt:variant>
        <vt:i4>5</vt:i4>
      </vt:variant>
      <vt:variant>
        <vt:lpwstr>http://www.ciereviews.com/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creator>William Michaels</dc:creator>
  <cp:lastModifiedBy>marti mccracken</cp:lastModifiedBy>
  <cp:revision>2</cp:revision>
  <cp:lastPrinted>2008-10-22T19:22:00Z</cp:lastPrinted>
  <dcterms:created xsi:type="dcterms:W3CDTF">2015-05-15T23:50:00Z</dcterms:created>
  <dcterms:modified xsi:type="dcterms:W3CDTF">2015-05-15T23:50:00Z</dcterms:modified>
</cp:coreProperties>
</file>